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46D70" w14:textId="77777777" w:rsidR="009418C8" w:rsidRDefault="006140BB">
      <w:pPr>
        <w:rPr>
          <w:rFonts w:asciiTheme="majorHAnsi" w:hAnsiTheme="majorHAnsi" w:cstheme="majorHAnsi"/>
          <w:b/>
          <w:bCs/>
          <w:i/>
          <w:iCs/>
          <w:sz w:val="22"/>
          <w:szCs w:val="22"/>
          <w:lang w:val="en-US"/>
        </w:rPr>
      </w:pPr>
      <w:r>
        <w:rPr>
          <w:rFonts w:asciiTheme="majorHAnsi" w:hAnsiTheme="majorHAnsi" w:cstheme="majorHAnsi"/>
          <w:b/>
          <w:bCs/>
          <w:sz w:val="22"/>
          <w:szCs w:val="22"/>
          <w:lang w:val="en-US"/>
        </w:rPr>
        <w:t xml:space="preserve">Database </w:t>
      </w:r>
      <w:r>
        <w:rPr>
          <w:rFonts w:asciiTheme="majorHAnsi" w:hAnsiTheme="majorHAnsi" w:cstheme="majorHAnsi"/>
          <w:b/>
          <w:bCs/>
          <w:i/>
          <w:iCs/>
          <w:sz w:val="22"/>
          <w:szCs w:val="22"/>
          <w:lang w:val="en-US"/>
        </w:rPr>
        <w:t xml:space="preserve">Carbon substitution in the wood sector </w:t>
      </w:r>
    </w:p>
    <w:p w14:paraId="5067219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Data Extraction Protocol</w:t>
      </w:r>
    </w:p>
    <w:p w14:paraId="1F80E877"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Version 24/05/2023</w:t>
      </w:r>
    </w:p>
    <w:p w14:paraId="2F62E22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Data sheet version: database_substitution_metaanalysis.v6.xlsx</w:t>
      </w:r>
    </w:p>
    <w:p w14:paraId="7F8B434A" w14:textId="77777777" w:rsidR="009418C8" w:rsidRDefault="009418C8">
      <w:pPr>
        <w:rPr>
          <w:rFonts w:asciiTheme="majorHAnsi" w:hAnsiTheme="majorHAnsi" w:cstheme="majorHAnsi"/>
          <w:sz w:val="22"/>
          <w:szCs w:val="22"/>
          <w:lang w:val="en-US"/>
        </w:rPr>
      </w:pPr>
    </w:p>
    <w:p w14:paraId="1CA16C84"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Aude Valade</w:t>
      </w:r>
    </w:p>
    <w:p w14:paraId="77CCB687" w14:textId="77777777" w:rsidR="009418C8" w:rsidRDefault="009418C8">
      <w:pPr>
        <w:rPr>
          <w:rFonts w:asciiTheme="majorHAnsi" w:hAnsiTheme="majorHAnsi" w:cstheme="majorHAnsi"/>
          <w:sz w:val="22"/>
          <w:szCs w:val="22"/>
          <w:lang w:val="en-US"/>
        </w:rPr>
      </w:pPr>
    </w:p>
    <w:p w14:paraId="03834A30" w14:textId="77777777" w:rsidR="009418C8" w:rsidRDefault="009418C8">
      <w:pPr>
        <w:rPr>
          <w:rFonts w:asciiTheme="majorHAnsi" w:hAnsiTheme="majorHAnsi" w:cstheme="majorHAnsi"/>
          <w:sz w:val="22"/>
          <w:szCs w:val="22"/>
          <w:lang w:val="en-US"/>
        </w:rPr>
      </w:pPr>
    </w:p>
    <w:bookmarkStart w:id="0" w:name="_Toc73522139"/>
    <w:bookmarkStart w:id="1" w:name="_Toc73522501"/>
    <w:p w14:paraId="5EC1D1B4" w14:textId="77777777" w:rsidR="00235A49" w:rsidRDefault="006140BB">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r>
        <w:rPr>
          <w:lang w:val="en-US"/>
        </w:rPr>
        <w:fldChar w:fldCharType="begin"/>
      </w:r>
      <w:r>
        <w:rPr>
          <w:lang w:val="en-US"/>
        </w:rPr>
        <w:instrText xml:space="preserve"> TOC \o "1-3" \h \z \u </w:instrText>
      </w:r>
      <w:r>
        <w:rPr>
          <w:lang w:val="en-US"/>
        </w:rPr>
        <w:fldChar w:fldCharType="separate"/>
      </w:r>
      <w:hyperlink w:anchor="_Toc193466875" w:history="1">
        <w:r w:rsidR="00235A49" w:rsidRPr="001F7DC4">
          <w:rPr>
            <w:rStyle w:val="Lienhypertexte"/>
            <w:noProof/>
            <w:lang w:val="en-US"/>
          </w:rPr>
          <w:t>1</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Envisioned agenda</w:t>
        </w:r>
        <w:r w:rsidR="00235A49">
          <w:rPr>
            <w:noProof/>
            <w:webHidden/>
          </w:rPr>
          <w:tab/>
        </w:r>
        <w:r w:rsidR="00235A49">
          <w:rPr>
            <w:noProof/>
            <w:webHidden/>
          </w:rPr>
          <w:fldChar w:fldCharType="begin"/>
        </w:r>
        <w:r w:rsidR="00235A49">
          <w:rPr>
            <w:noProof/>
            <w:webHidden/>
          </w:rPr>
          <w:instrText xml:space="preserve"> PAGEREF _Toc193466875 \h </w:instrText>
        </w:r>
        <w:r w:rsidR="00235A49">
          <w:rPr>
            <w:noProof/>
            <w:webHidden/>
          </w:rPr>
        </w:r>
        <w:r w:rsidR="00235A49">
          <w:rPr>
            <w:noProof/>
            <w:webHidden/>
          </w:rPr>
          <w:fldChar w:fldCharType="separate"/>
        </w:r>
        <w:r w:rsidR="00235A49">
          <w:rPr>
            <w:noProof/>
            <w:webHidden/>
          </w:rPr>
          <w:t>3</w:t>
        </w:r>
        <w:r w:rsidR="00235A49">
          <w:rPr>
            <w:noProof/>
            <w:webHidden/>
          </w:rPr>
          <w:fldChar w:fldCharType="end"/>
        </w:r>
      </w:hyperlink>
    </w:p>
    <w:p w14:paraId="4C96BE0E"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76" w:history="1">
        <w:r w:rsidR="00235A49" w:rsidRPr="001F7DC4">
          <w:rPr>
            <w:rStyle w:val="Lienhypertexte"/>
            <w:noProof/>
            <w:lang w:val="en-US"/>
          </w:rPr>
          <w:t>2</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Background</w:t>
        </w:r>
        <w:r w:rsidR="00235A49">
          <w:rPr>
            <w:noProof/>
            <w:webHidden/>
          </w:rPr>
          <w:tab/>
        </w:r>
        <w:r w:rsidR="00235A49">
          <w:rPr>
            <w:noProof/>
            <w:webHidden/>
          </w:rPr>
          <w:fldChar w:fldCharType="begin"/>
        </w:r>
        <w:r w:rsidR="00235A49">
          <w:rPr>
            <w:noProof/>
            <w:webHidden/>
          </w:rPr>
          <w:instrText xml:space="preserve"> PAGEREF _Toc193466876 \h </w:instrText>
        </w:r>
        <w:r w:rsidR="00235A49">
          <w:rPr>
            <w:noProof/>
            <w:webHidden/>
          </w:rPr>
        </w:r>
        <w:r w:rsidR="00235A49">
          <w:rPr>
            <w:noProof/>
            <w:webHidden/>
          </w:rPr>
          <w:fldChar w:fldCharType="separate"/>
        </w:r>
        <w:r w:rsidR="00235A49">
          <w:rPr>
            <w:noProof/>
            <w:webHidden/>
          </w:rPr>
          <w:t>3</w:t>
        </w:r>
        <w:r w:rsidR="00235A49">
          <w:rPr>
            <w:noProof/>
            <w:webHidden/>
          </w:rPr>
          <w:fldChar w:fldCharType="end"/>
        </w:r>
      </w:hyperlink>
    </w:p>
    <w:p w14:paraId="4E060CDB"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77" w:history="1">
        <w:r w:rsidR="00235A49" w:rsidRPr="001F7DC4">
          <w:rPr>
            <w:rStyle w:val="Lienhypertexte"/>
            <w:noProof/>
            <w:lang w:val="en-US"/>
          </w:rPr>
          <w:t>3</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Web of science query</w:t>
        </w:r>
        <w:r w:rsidR="00235A49">
          <w:rPr>
            <w:noProof/>
            <w:webHidden/>
          </w:rPr>
          <w:tab/>
        </w:r>
        <w:r w:rsidR="00235A49">
          <w:rPr>
            <w:noProof/>
            <w:webHidden/>
          </w:rPr>
          <w:fldChar w:fldCharType="begin"/>
        </w:r>
        <w:r w:rsidR="00235A49">
          <w:rPr>
            <w:noProof/>
            <w:webHidden/>
          </w:rPr>
          <w:instrText xml:space="preserve"> PAGEREF _Toc193466877 \h </w:instrText>
        </w:r>
        <w:r w:rsidR="00235A49">
          <w:rPr>
            <w:noProof/>
            <w:webHidden/>
          </w:rPr>
        </w:r>
        <w:r w:rsidR="00235A49">
          <w:rPr>
            <w:noProof/>
            <w:webHidden/>
          </w:rPr>
          <w:fldChar w:fldCharType="separate"/>
        </w:r>
        <w:r w:rsidR="00235A49">
          <w:rPr>
            <w:noProof/>
            <w:webHidden/>
          </w:rPr>
          <w:t>4</w:t>
        </w:r>
        <w:r w:rsidR="00235A49">
          <w:rPr>
            <w:noProof/>
            <w:webHidden/>
          </w:rPr>
          <w:fldChar w:fldCharType="end"/>
        </w:r>
      </w:hyperlink>
    </w:p>
    <w:p w14:paraId="59280B5E"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78" w:history="1">
        <w:r w:rsidR="00235A49" w:rsidRPr="001F7DC4">
          <w:rPr>
            <w:rStyle w:val="Lienhypertexte"/>
            <w:noProof/>
            <w:lang w:val="en-US"/>
          </w:rPr>
          <w:t>4</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Paper selection</w:t>
        </w:r>
        <w:r w:rsidR="00235A49">
          <w:rPr>
            <w:noProof/>
            <w:webHidden/>
          </w:rPr>
          <w:tab/>
        </w:r>
        <w:r w:rsidR="00235A49">
          <w:rPr>
            <w:noProof/>
            <w:webHidden/>
          </w:rPr>
          <w:fldChar w:fldCharType="begin"/>
        </w:r>
        <w:r w:rsidR="00235A49">
          <w:rPr>
            <w:noProof/>
            <w:webHidden/>
          </w:rPr>
          <w:instrText xml:space="preserve"> PAGEREF _Toc193466878 \h </w:instrText>
        </w:r>
        <w:r w:rsidR="00235A49">
          <w:rPr>
            <w:noProof/>
            <w:webHidden/>
          </w:rPr>
        </w:r>
        <w:r w:rsidR="00235A49">
          <w:rPr>
            <w:noProof/>
            <w:webHidden/>
          </w:rPr>
          <w:fldChar w:fldCharType="separate"/>
        </w:r>
        <w:r w:rsidR="00235A49">
          <w:rPr>
            <w:noProof/>
            <w:webHidden/>
          </w:rPr>
          <w:t>4</w:t>
        </w:r>
        <w:r w:rsidR="00235A49">
          <w:rPr>
            <w:noProof/>
            <w:webHidden/>
          </w:rPr>
          <w:fldChar w:fldCharType="end"/>
        </w:r>
      </w:hyperlink>
    </w:p>
    <w:p w14:paraId="7048FEDF"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79" w:history="1">
        <w:r w:rsidR="00235A49" w:rsidRPr="001F7DC4">
          <w:rPr>
            <w:rStyle w:val="Lienhypertexte"/>
            <w:noProof/>
            <w:lang w:val="en-US"/>
          </w:rPr>
          <w:t>5</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Database structure</w:t>
        </w:r>
        <w:r w:rsidR="00235A49">
          <w:rPr>
            <w:noProof/>
            <w:webHidden/>
          </w:rPr>
          <w:tab/>
        </w:r>
        <w:r w:rsidR="00235A49">
          <w:rPr>
            <w:noProof/>
            <w:webHidden/>
          </w:rPr>
          <w:fldChar w:fldCharType="begin"/>
        </w:r>
        <w:r w:rsidR="00235A49">
          <w:rPr>
            <w:noProof/>
            <w:webHidden/>
          </w:rPr>
          <w:instrText xml:space="preserve"> PAGEREF _Toc193466879 \h </w:instrText>
        </w:r>
        <w:r w:rsidR="00235A49">
          <w:rPr>
            <w:noProof/>
            <w:webHidden/>
          </w:rPr>
        </w:r>
        <w:r w:rsidR="00235A49">
          <w:rPr>
            <w:noProof/>
            <w:webHidden/>
          </w:rPr>
          <w:fldChar w:fldCharType="separate"/>
        </w:r>
        <w:r w:rsidR="00235A49">
          <w:rPr>
            <w:noProof/>
            <w:webHidden/>
          </w:rPr>
          <w:t>5</w:t>
        </w:r>
        <w:r w:rsidR="00235A49">
          <w:rPr>
            <w:noProof/>
            <w:webHidden/>
          </w:rPr>
          <w:fldChar w:fldCharType="end"/>
        </w:r>
      </w:hyperlink>
    </w:p>
    <w:p w14:paraId="3B66962A"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80" w:history="1">
        <w:r w:rsidR="00235A49" w:rsidRPr="001F7DC4">
          <w:rPr>
            <w:rStyle w:val="Lienhypertexte"/>
            <w:noProof/>
            <w:lang w:val="en-US"/>
          </w:rPr>
          <w:t>6</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Extracting data</w:t>
        </w:r>
        <w:r w:rsidR="00235A49">
          <w:rPr>
            <w:noProof/>
            <w:webHidden/>
          </w:rPr>
          <w:tab/>
        </w:r>
        <w:r w:rsidR="00235A49">
          <w:rPr>
            <w:noProof/>
            <w:webHidden/>
          </w:rPr>
          <w:fldChar w:fldCharType="begin"/>
        </w:r>
        <w:r w:rsidR="00235A49">
          <w:rPr>
            <w:noProof/>
            <w:webHidden/>
          </w:rPr>
          <w:instrText xml:space="preserve"> PAGEREF _Toc193466880 \h </w:instrText>
        </w:r>
        <w:r w:rsidR="00235A49">
          <w:rPr>
            <w:noProof/>
            <w:webHidden/>
          </w:rPr>
        </w:r>
        <w:r w:rsidR="00235A49">
          <w:rPr>
            <w:noProof/>
            <w:webHidden/>
          </w:rPr>
          <w:fldChar w:fldCharType="separate"/>
        </w:r>
        <w:r w:rsidR="00235A49">
          <w:rPr>
            <w:noProof/>
            <w:webHidden/>
          </w:rPr>
          <w:t>6</w:t>
        </w:r>
        <w:r w:rsidR="00235A49">
          <w:rPr>
            <w:noProof/>
            <w:webHidden/>
          </w:rPr>
          <w:fldChar w:fldCharType="end"/>
        </w:r>
      </w:hyperlink>
    </w:p>
    <w:p w14:paraId="699BAB7D"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81" w:history="1">
        <w:r w:rsidR="00235A49" w:rsidRPr="001F7DC4">
          <w:rPr>
            <w:rStyle w:val="Lienhypertexte"/>
            <w:noProof/>
            <w:lang w:val="en-US"/>
          </w:rPr>
          <w:t>6.1</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Defining pairs of data</w:t>
        </w:r>
        <w:r w:rsidR="00235A49">
          <w:rPr>
            <w:noProof/>
            <w:webHidden/>
          </w:rPr>
          <w:tab/>
        </w:r>
        <w:r w:rsidR="00235A49">
          <w:rPr>
            <w:noProof/>
            <w:webHidden/>
          </w:rPr>
          <w:fldChar w:fldCharType="begin"/>
        </w:r>
        <w:r w:rsidR="00235A49">
          <w:rPr>
            <w:noProof/>
            <w:webHidden/>
          </w:rPr>
          <w:instrText xml:space="preserve"> PAGEREF _Toc193466881 \h </w:instrText>
        </w:r>
        <w:r w:rsidR="00235A49">
          <w:rPr>
            <w:noProof/>
            <w:webHidden/>
          </w:rPr>
        </w:r>
        <w:r w:rsidR="00235A49">
          <w:rPr>
            <w:noProof/>
            <w:webHidden/>
          </w:rPr>
          <w:fldChar w:fldCharType="separate"/>
        </w:r>
        <w:r w:rsidR="00235A49">
          <w:rPr>
            <w:noProof/>
            <w:webHidden/>
          </w:rPr>
          <w:t>6</w:t>
        </w:r>
        <w:r w:rsidR="00235A49">
          <w:rPr>
            <w:noProof/>
            <w:webHidden/>
          </w:rPr>
          <w:fldChar w:fldCharType="end"/>
        </w:r>
      </w:hyperlink>
    </w:p>
    <w:p w14:paraId="140EB946"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2" w:history="1">
        <w:r w:rsidR="00235A49" w:rsidRPr="001F7DC4">
          <w:rPr>
            <w:rStyle w:val="Lienhypertexte"/>
            <w:noProof/>
            <w:lang w:val="en-US"/>
          </w:rPr>
          <w:t>6.1.1</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Single vs multiple drivers</w:t>
        </w:r>
        <w:r w:rsidR="00235A49">
          <w:rPr>
            <w:noProof/>
            <w:webHidden/>
          </w:rPr>
          <w:tab/>
        </w:r>
        <w:r w:rsidR="00235A49">
          <w:rPr>
            <w:noProof/>
            <w:webHidden/>
          </w:rPr>
          <w:fldChar w:fldCharType="begin"/>
        </w:r>
        <w:r w:rsidR="00235A49">
          <w:rPr>
            <w:noProof/>
            <w:webHidden/>
          </w:rPr>
          <w:instrText xml:space="preserve"> PAGEREF _Toc193466882 \h </w:instrText>
        </w:r>
        <w:r w:rsidR="00235A49">
          <w:rPr>
            <w:noProof/>
            <w:webHidden/>
          </w:rPr>
        </w:r>
        <w:r w:rsidR="00235A49">
          <w:rPr>
            <w:noProof/>
            <w:webHidden/>
          </w:rPr>
          <w:fldChar w:fldCharType="separate"/>
        </w:r>
        <w:r w:rsidR="00235A49">
          <w:rPr>
            <w:noProof/>
            <w:webHidden/>
          </w:rPr>
          <w:t>8</w:t>
        </w:r>
        <w:r w:rsidR="00235A49">
          <w:rPr>
            <w:noProof/>
            <w:webHidden/>
          </w:rPr>
          <w:fldChar w:fldCharType="end"/>
        </w:r>
      </w:hyperlink>
    </w:p>
    <w:p w14:paraId="13E66443"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3" w:history="1">
        <w:r w:rsidR="00235A49" w:rsidRPr="001F7DC4">
          <w:rPr>
            <w:rStyle w:val="Lienhypertexte"/>
            <w:noProof/>
            <w:lang w:val="en-US"/>
          </w:rPr>
          <w:t>6.1.2</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Defining the reference</w:t>
        </w:r>
        <w:r w:rsidR="00235A49">
          <w:rPr>
            <w:noProof/>
            <w:webHidden/>
          </w:rPr>
          <w:tab/>
        </w:r>
        <w:r w:rsidR="00235A49">
          <w:rPr>
            <w:noProof/>
            <w:webHidden/>
          </w:rPr>
          <w:fldChar w:fldCharType="begin"/>
        </w:r>
        <w:r w:rsidR="00235A49">
          <w:rPr>
            <w:noProof/>
            <w:webHidden/>
          </w:rPr>
          <w:instrText xml:space="preserve"> PAGEREF _Toc193466883 \h </w:instrText>
        </w:r>
        <w:r w:rsidR="00235A49">
          <w:rPr>
            <w:noProof/>
            <w:webHidden/>
          </w:rPr>
        </w:r>
        <w:r w:rsidR="00235A49">
          <w:rPr>
            <w:noProof/>
            <w:webHidden/>
          </w:rPr>
          <w:fldChar w:fldCharType="separate"/>
        </w:r>
        <w:r w:rsidR="00235A49">
          <w:rPr>
            <w:noProof/>
            <w:webHidden/>
          </w:rPr>
          <w:t>10</w:t>
        </w:r>
        <w:r w:rsidR="00235A49">
          <w:rPr>
            <w:noProof/>
            <w:webHidden/>
          </w:rPr>
          <w:fldChar w:fldCharType="end"/>
        </w:r>
      </w:hyperlink>
    </w:p>
    <w:p w14:paraId="08A109CD"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4" w:history="1">
        <w:r w:rsidR="00235A49" w:rsidRPr="001F7DC4">
          <w:rPr>
            <w:rStyle w:val="Lienhypertexte"/>
            <w:noProof/>
            <w:lang w:val="en-US"/>
          </w:rPr>
          <w:t>6.1.3</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Wood and carbon estimates</w:t>
        </w:r>
        <w:r w:rsidR="00235A49">
          <w:rPr>
            <w:noProof/>
            <w:webHidden/>
          </w:rPr>
          <w:tab/>
        </w:r>
        <w:r w:rsidR="00235A49">
          <w:rPr>
            <w:noProof/>
            <w:webHidden/>
          </w:rPr>
          <w:fldChar w:fldCharType="begin"/>
        </w:r>
        <w:r w:rsidR="00235A49">
          <w:rPr>
            <w:noProof/>
            <w:webHidden/>
          </w:rPr>
          <w:instrText xml:space="preserve"> PAGEREF _Toc193466884 \h </w:instrText>
        </w:r>
        <w:r w:rsidR="00235A49">
          <w:rPr>
            <w:noProof/>
            <w:webHidden/>
          </w:rPr>
        </w:r>
        <w:r w:rsidR="00235A49">
          <w:rPr>
            <w:noProof/>
            <w:webHidden/>
          </w:rPr>
          <w:fldChar w:fldCharType="separate"/>
        </w:r>
        <w:r w:rsidR="00235A49">
          <w:rPr>
            <w:noProof/>
            <w:webHidden/>
          </w:rPr>
          <w:t>10</w:t>
        </w:r>
        <w:r w:rsidR="00235A49">
          <w:rPr>
            <w:noProof/>
            <w:webHidden/>
          </w:rPr>
          <w:fldChar w:fldCharType="end"/>
        </w:r>
      </w:hyperlink>
    </w:p>
    <w:p w14:paraId="2501BE70"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85" w:history="1">
        <w:r w:rsidR="00235A49" w:rsidRPr="001F7DC4">
          <w:rPr>
            <w:rStyle w:val="Lienhypertexte"/>
            <w:noProof/>
            <w:lang w:val="en-US"/>
          </w:rPr>
          <w:t>6.2</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Model description data</w:t>
        </w:r>
        <w:r w:rsidR="00235A49">
          <w:rPr>
            <w:noProof/>
            <w:webHidden/>
          </w:rPr>
          <w:tab/>
        </w:r>
        <w:r w:rsidR="00235A49">
          <w:rPr>
            <w:noProof/>
            <w:webHidden/>
          </w:rPr>
          <w:fldChar w:fldCharType="begin"/>
        </w:r>
        <w:r w:rsidR="00235A49">
          <w:rPr>
            <w:noProof/>
            <w:webHidden/>
          </w:rPr>
          <w:instrText xml:space="preserve"> PAGEREF _Toc193466885 \h </w:instrText>
        </w:r>
        <w:r w:rsidR="00235A49">
          <w:rPr>
            <w:noProof/>
            <w:webHidden/>
          </w:rPr>
        </w:r>
        <w:r w:rsidR="00235A49">
          <w:rPr>
            <w:noProof/>
            <w:webHidden/>
          </w:rPr>
          <w:fldChar w:fldCharType="separate"/>
        </w:r>
        <w:r w:rsidR="00235A49">
          <w:rPr>
            <w:noProof/>
            <w:webHidden/>
          </w:rPr>
          <w:t>10</w:t>
        </w:r>
        <w:r w:rsidR="00235A49">
          <w:rPr>
            <w:noProof/>
            <w:webHidden/>
          </w:rPr>
          <w:fldChar w:fldCharType="end"/>
        </w:r>
      </w:hyperlink>
    </w:p>
    <w:p w14:paraId="4EF394AC"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6" w:history="1">
        <w:r w:rsidR="00235A49" w:rsidRPr="001F7DC4">
          <w:rPr>
            <w:rStyle w:val="Lienhypertexte"/>
            <w:noProof/>
            <w:lang w:val="en-US"/>
          </w:rPr>
          <w:t>6.2.1</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Location</w:t>
        </w:r>
        <w:r w:rsidR="00235A49">
          <w:rPr>
            <w:noProof/>
            <w:webHidden/>
          </w:rPr>
          <w:tab/>
        </w:r>
        <w:r w:rsidR="00235A49">
          <w:rPr>
            <w:noProof/>
            <w:webHidden/>
          </w:rPr>
          <w:fldChar w:fldCharType="begin"/>
        </w:r>
        <w:r w:rsidR="00235A49">
          <w:rPr>
            <w:noProof/>
            <w:webHidden/>
          </w:rPr>
          <w:instrText xml:space="preserve"> PAGEREF _Toc193466886 \h </w:instrText>
        </w:r>
        <w:r w:rsidR="00235A49">
          <w:rPr>
            <w:noProof/>
            <w:webHidden/>
          </w:rPr>
        </w:r>
        <w:r w:rsidR="00235A49">
          <w:rPr>
            <w:noProof/>
            <w:webHidden/>
          </w:rPr>
          <w:fldChar w:fldCharType="separate"/>
        </w:r>
        <w:r w:rsidR="00235A49">
          <w:rPr>
            <w:noProof/>
            <w:webHidden/>
          </w:rPr>
          <w:t>10</w:t>
        </w:r>
        <w:r w:rsidR="00235A49">
          <w:rPr>
            <w:noProof/>
            <w:webHidden/>
          </w:rPr>
          <w:fldChar w:fldCharType="end"/>
        </w:r>
      </w:hyperlink>
    </w:p>
    <w:p w14:paraId="719B56FC"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7" w:history="1">
        <w:r w:rsidR="00235A49" w:rsidRPr="001F7DC4">
          <w:rPr>
            <w:rStyle w:val="Lienhypertexte"/>
            <w:noProof/>
            <w:lang w:val="en-US"/>
          </w:rPr>
          <w:t>6.2.2</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Time period of the study</w:t>
        </w:r>
        <w:r w:rsidR="00235A49">
          <w:rPr>
            <w:noProof/>
            <w:webHidden/>
          </w:rPr>
          <w:tab/>
        </w:r>
        <w:r w:rsidR="00235A49">
          <w:rPr>
            <w:noProof/>
            <w:webHidden/>
          </w:rPr>
          <w:fldChar w:fldCharType="begin"/>
        </w:r>
        <w:r w:rsidR="00235A49">
          <w:rPr>
            <w:noProof/>
            <w:webHidden/>
          </w:rPr>
          <w:instrText xml:space="preserve"> PAGEREF _Toc193466887 \h </w:instrText>
        </w:r>
        <w:r w:rsidR="00235A49">
          <w:rPr>
            <w:noProof/>
            <w:webHidden/>
          </w:rPr>
        </w:r>
        <w:r w:rsidR="00235A49">
          <w:rPr>
            <w:noProof/>
            <w:webHidden/>
          </w:rPr>
          <w:fldChar w:fldCharType="separate"/>
        </w:r>
        <w:r w:rsidR="00235A49">
          <w:rPr>
            <w:noProof/>
            <w:webHidden/>
          </w:rPr>
          <w:t>11</w:t>
        </w:r>
        <w:r w:rsidR="00235A49">
          <w:rPr>
            <w:noProof/>
            <w:webHidden/>
          </w:rPr>
          <w:fldChar w:fldCharType="end"/>
        </w:r>
      </w:hyperlink>
    </w:p>
    <w:p w14:paraId="6F64ECD7" w14:textId="77777777" w:rsidR="00235A49" w:rsidRDefault="00000000">
      <w:pPr>
        <w:pStyle w:val="TM3"/>
        <w:tabs>
          <w:tab w:val="left" w:pos="1200"/>
          <w:tab w:val="right" w:leader="underscore" w:pos="9062"/>
        </w:tabs>
        <w:rPr>
          <w:rFonts w:eastAsiaTheme="minorEastAsia" w:cstheme="minorBidi"/>
          <w:noProof/>
          <w:kern w:val="2"/>
          <w:sz w:val="24"/>
          <w:szCs w:val="24"/>
          <w:lang w:eastAsia="fr-FR"/>
          <w14:ligatures w14:val="standardContextual"/>
        </w:rPr>
      </w:pPr>
      <w:hyperlink w:anchor="_Toc193466888" w:history="1">
        <w:r w:rsidR="00235A49" w:rsidRPr="001F7DC4">
          <w:rPr>
            <w:rStyle w:val="Lienhypertexte"/>
            <w:noProof/>
            <w:lang w:val="en-US"/>
          </w:rPr>
          <w:t>6.2.3</w:t>
        </w:r>
        <w:r w:rsidR="00235A49">
          <w:rPr>
            <w:rFonts w:eastAsiaTheme="minorEastAsia" w:cstheme="minorBidi"/>
            <w:noProof/>
            <w:kern w:val="2"/>
            <w:sz w:val="24"/>
            <w:szCs w:val="24"/>
            <w:lang w:eastAsia="fr-FR"/>
            <w14:ligatures w14:val="standardContextual"/>
          </w:rPr>
          <w:tab/>
        </w:r>
        <w:r w:rsidR="00235A49" w:rsidRPr="001F7DC4">
          <w:rPr>
            <w:rStyle w:val="Lienhypertexte"/>
            <w:noProof/>
            <w:lang w:val="en-US"/>
          </w:rPr>
          <w:t>Wood sector boundaries considered in the study</w:t>
        </w:r>
        <w:r w:rsidR="00235A49">
          <w:rPr>
            <w:noProof/>
            <w:webHidden/>
          </w:rPr>
          <w:tab/>
        </w:r>
        <w:r w:rsidR="00235A49">
          <w:rPr>
            <w:noProof/>
            <w:webHidden/>
          </w:rPr>
          <w:fldChar w:fldCharType="begin"/>
        </w:r>
        <w:r w:rsidR="00235A49">
          <w:rPr>
            <w:noProof/>
            <w:webHidden/>
          </w:rPr>
          <w:instrText xml:space="preserve"> PAGEREF _Toc193466888 \h </w:instrText>
        </w:r>
        <w:r w:rsidR="00235A49">
          <w:rPr>
            <w:noProof/>
            <w:webHidden/>
          </w:rPr>
        </w:r>
        <w:r w:rsidR="00235A49">
          <w:rPr>
            <w:noProof/>
            <w:webHidden/>
          </w:rPr>
          <w:fldChar w:fldCharType="separate"/>
        </w:r>
        <w:r w:rsidR="00235A49">
          <w:rPr>
            <w:noProof/>
            <w:webHidden/>
          </w:rPr>
          <w:t>11</w:t>
        </w:r>
        <w:r w:rsidR="00235A49">
          <w:rPr>
            <w:noProof/>
            <w:webHidden/>
          </w:rPr>
          <w:fldChar w:fldCharType="end"/>
        </w:r>
      </w:hyperlink>
    </w:p>
    <w:p w14:paraId="0DDEF882"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89" w:history="1">
        <w:r w:rsidR="00235A49" w:rsidRPr="001F7DC4">
          <w:rPr>
            <w:rStyle w:val="Lienhypertexte"/>
            <w:noProof/>
            <w:lang w:val="en-US"/>
          </w:rPr>
          <w:t>6.3</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C pools and fluxes accounted for in the study</w:t>
        </w:r>
        <w:r w:rsidR="00235A49">
          <w:rPr>
            <w:noProof/>
            <w:webHidden/>
          </w:rPr>
          <w:tab/>
        </w:r>
        <w:r w:rsidR="00235A49">
          <w:rPr>
            <w:noProof/>
            <w:webHidden/>
          </w:rPr>
          <w:fldChar w:fldCharType="begin"/>
        </w:r>
        <w:r w:rsidR="00235A49">
          <w:rPr>
            <w:noProof/>
            <w:webHidden/>
          </w:rPr>
          <w:instrText xml:space="preserve"> PAGEREF _Toc193466889 \h </w:instrText>
        </w:r>
        <w:r w:rsidR="00235A49">
          <w:rPr>
            <w:noProof/>
            <w:webHidden/>
          </w:rPr>
        </w:r>
        <w:r w:rsidR="00235A49">
          <w:rPr>
            <w:noProof/>
            <w:webHidden/>
          </w:rPr>
          <w:fldChar w:fldCharType="separate"/>
        </w:r>
        <w:r w:rsidR="00235A49">
          <w:rPr>
            <w:noProof/>
            <w:webHidden/>
          </w:rPr>
          <w:t>11</w:t>
        </w:r>
        <w:r w:rsidR="00235A49">
          <w:rPr>
            <w:noProof/>
            <w:webHidden/>
          </w:rPr>
          <w:fldChar w:fldCharType="end"/>
        </w:r>
      </w:hyperlink>
    </w:p>
    <w:p w14:paraId="3DF04534"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90" w:history="1">
        <w:r w:rsidR="00235A49" w:rsidRPr="001F7DC4">
          <w:rPr>
            <w:rStyle w:val="Lienhypertexte"/>
            <w:noProof/>
            <w:lang w:val="en-US"/>
          </w:rPr>
          <w:t>6.4</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Displacement factors</w:t>
        </w:r>
        <w:r w:rsidR="00235A49">
          <w:rPr>
            <w:noProof/>
            <w:webHidden/>
          </w:rPr>
          <w:tab/>
        </w:r>
        <w:r w:rsidR="00235A49">
          <w:rPr>
            <w:noProof/>
            <w:webHidden/>
          </w:rPr>
          <w:fldChar w:fldCharType="begin"/>
        </w:r>
        <w:r w:rsidR="00235A49">
          <w:rPr>
            <w:noProof/>
            <w:webHidden/>
          </w:rPr>
          <w:instrText xml:space="preserve"> PAGEREF _Toc193466890 \h </w:instrText>
        </w:r>
        <w:r w:rsidR="00235A49">
          <w:rPr>
            <w:noProof/>
            <w:webHidden/>
          </w:rPr>
        </w:r>
        <w:r w:rsidR="00235A49">
          <w:rPr>
            <w:noProof/>
            <w:webHidden/>
          </w:rPr>
          <w:fldChar w:fldCharType="separate"/>
        </w:r>
        <w:r w:rsidR="00235A49">
          <w:rPr>
            <w:noProof/>
            <w:webHidden/>
          </w:rPr>
          <w:t>12</w:t>
        </w:r>
        <w:r w:rsidR="00235A49">
          <w:rPr>
            <w:noProof/>
            <w:webHidden/>
          </w:rPr>
          <w:fldChar w:fldCharType="end"/>
        </w:r>
      </w:hyperlink>
    </w:p>
    <w:p w14:paraId="459BBBA6"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91" w:history="1">
        <w:r w:rsidR="00235A49" w:rsidRPr="001F7DC4">
          <w:rPr>
            <w:rStyle w:val="Lienhypertexte"/>
            <w:noProof/>
            <w:lang w:val="en-US"/>
          </w:rPr>
          <w:t>6.5</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Accounting of processes dynamics</w:t>
        </w:r>
        <w:r w:rsidR="00235A49">
          <w:rPr>
            <w:noProof/>
            <w:webHidden/>
          </w:rPr>
          <w:tab/>
        </w:r>
        <w:r w:rsidR="00235A49">
          <w:rPr>
            <w:noProof/>
            <w:webHidden/>
          </w:rPr>
          <w:fldChar w:fldCharType="begin"/>
        </w:r>
        <w:r w:rsidR="00235A49">
          <w:rPr>
            <w:noProof/>
            <w:webHidden/>
          </w:rPr>
          <w:instrText xml:space="preserve"> PAGEREF _Toc193466891 \h </w:instrText>
        </w:r>
        <w:r w:rsidR="00235A49">
          <w:rPr>
            <w:noProof/>
            <w:webHidden/>
          </w:rPr>
        </w:r>
        <w:r w:rsidR="00235A49">
          <w:rPr>
            <w:noProof/>
            <w:webHidden/>
          </w:rPr>
          <w:fldChar w:fldCharType="separate"/>
        </w:r>
        <w:r w:rsidR="00235A49">
          <w:rPr>
            <w:noProof/>
            <w:webHidden/>
          </w:rPr>
          <w:t>13</w:t>
        </w:r>
        <w:r w:rsidR="00235A49">
          <w:rPr>
            <w:noProof/>
            <w:webHidden/>
          </w:rPr>
          <w:fldChar w:fldCharType="end"/>
        </w:r>
      </w:hyperlink>
    </w:p>
    <w:p w14:paraId="027AAE65"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92" w:history="1">
        <w:r w:rsidR="00235A49" w:rsidRPr="001F7DC4">
          <w:rPr>
            <w:rStyle w:val="Lienhypertexte"/>
            <w:noProof/>
            <w:lang w:val="en-US"/>
          </w:rPr>
          <w:t>7</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lang w:val="en-US"/>
          </w:rPr>
          <w:t>Organizing data extraction</w:t>
        </w:r>
        <w:r w:rsidR="00235A49">
          <w:rPr>
            <w:noProof/>
            <w:webHidden/>
          </w:rPr>
          <w:tab/>
        </w:r>
        <w:r w:rsidR="00235A49">
          <w:rPr>
            <w:noProof/>
            <w:webHidden/>
          </w:rPr>
          <w:fldChar w:fldCharType="begin"/>
        </w:r>
        <w:r w:rsidR="00235A49">
          <w:rPr>
            <w:noProof/>
            <w:webHidden/>
          </w:rPr>
          <w:instrText xml:space="preserve"> PAGEREF _Toc193466892 \h </w:instrText>
        </w:r>
        <w:r w:rsidR="00235A49">
          <w:rPr>
            <w:noProof/>
            <w:webHidden/>
          </w:rPr>
        </w:r>
        <w:r w:rsidR="00235A49">
          <w:rPr>
            <w:noProof/>
            <w:webHidden/>
          </w:rPr>
          <w:fldChar w:fldCharType="separate"/>
        </w:r>
        <w:r w:rsidR="00235A49">
          <w:rPr>
            <w:noProof/>
            <w:webHidden/>
          </w:rPr>
          <w:t>13</w:t>
        </w:r>
        <w:r w:rsidR="00235A49">
          <w:rPr>
            <w:noProof/>
            <w:webHidden/>
          </w:rPr>
          <w:fldChar w:fldCharType="end"/>
        </w:r>
      </w:hyperlink>
    </w:p>
    <w:p w14:paraId="3780F910"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93" w:history="1">
        <w:r w:rsidR="00235A49" w:rsidRPr="001F7DC4">
          <w:rPr>
            <w:rStyle w:val="Lienhypertexte"/>
            <w:noProof/>
            <w:lang w:val="en-US"/>
          </w:rPr>
          <w:t>7.1</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Extraction traceability</w:t>
        </w:r>
        <w:r w:rsidR="00235A49">
          <w:rPr>
            <w:noProof/>
            <w:webHidden/>
          </w:rPr>
          <w:tab/>
        </w:r>
        <w:r w:rsidR="00235A49">
          <w:rPr>
            <w:noProof/>
            <w:webHidden/>
          </w:rPr>
          <w:fldChar w:fldCharType="begin"/>
        </w:r>
        <w:r w:rsidR="00235A49">
          <w:rPr>
            <w:noProof/>
            <w:webHidden/>
          </w:rPr>
          <w:instrText xml:space="preserve"> PAGEREF _Toc193466893 \h </w:instrText>
        </w:r>
        <w:r w:rsidR="00235A49">
          <w:rPr>
            <w:noProof/>
            <w:webHidden/>
          </w:rPr>
        </w:r>
        <w:r w:rsidR="00235A49">
          <w:rPr>
            <w:noProof/>
            <w:webHidden/>
          </w:rPr>
          <w:fldChar w:fldCharType="separate"/>
        </w:r>
        <w:r w:rsidR="00235A49">
          <w:rPr>
            <w:noProof/>
            <w:webHidden/>
          </w:rPr>
          <w:t>13</w:t>
        </w:r>
        <w:r w:rsidR="00235A49">
          <w:rPr>
            <w:noProof/>
            <w:webHidden/>
          </w:rPr>
          <w:fldChar w:fldCharType="end"/>
        </w:r>
      </w:hyperlink>
    </w:p>
    <w:p w14:paraId="69DFA045" w14:textId="77777777" w:rsidR="00235A49" w:rsidRDefault="00000000">
      <w:pPr>
        <w:pStyle w:val="TM2"/>
        <w:tabs>
          <w:tab w:val="left" w:pos="960"/>
          <w:tab w:val="right" w:leader="underscore" w:pos="9062"/>
        </w:tabs>
        <w:rPr>
          <w:rFonts w:eastAsiaTheme="minorEastAsia" w:cstheme="minorBidi"/>
          <w:b w:val="0"/>
          <w:bCs w:val="0"/>
          <w:noProof/>
          <w:kern w:val="2"/>
          <w:sz w:val="24"/>
          <w:szCs w:val="24"/>
          <w:lang w:eastAsia="fr-FR"/>
          <w14:ligatures w14:val="standardContextual"/>
        </w:rPr>
      </w:pPr>
      <w:hyperlink w:anchor="_Toc193466894" w:history="1">
        <w:r w:rsidR="00235A49" w:rsidRPr="001F7DC4">
          <w:rPr>
            <w:rStyle w:val="Lienhypertexte"/>
            <w:noProof/>
            <w:lang w:val="en-US"/>
          </w:rPr>
          <w:t>7.2</w:t>
        </w:r>
        <w:r w:rsidR="00235A49">
          <w:rPr>
            <w:rFonts w:eastAsiaTheme="minorEastAsia" w:cstheme="minorBidi"/>
            <w:b w:val="0"/>
            <w:bCs w:val="0"/>
            <w:noProof/>
            <w:kern w:val="2"/>
            <w:sz w:val="24"/>
            <w:szCs w:val="24"/>
            <w:lang w:eastAsia="fr-FR"/>
            <w14:ligatures w14:val="standardContextual"/>
          </w:rPr>
          <w:tab/>
        </w:r>
        <w:r w:rsidR="00235A49" w:rsidRPr="001F7DC4">
          <w:rPr>
            <w:rStyle w:val="Lienhypertexte"/>
            <w:noProof/>
            <w:lang w:val="en-US"/>
          </w:rPr>
          <w:t>Data digitizing software</w:t>
        </w:r>
        <w:r w:rsidR="00235A49">
          <w:rPr>
            <w:noProof/>
            <w:webHidden/>
          </w:rPr>
          <w:tab/>
        </w:r>
        <w:r w:rsidR="00235A49">
          <w:rPr>
            <w:noProof/>
            <w:webHidden/>
          </w:rPr>
          <w:fldChar w:fldCharType="begin"/>
        </w:r>
        <w:r w:rsidR="00235A49">
          <w:rPr>
            <w:noProof/>
            <w:webHidden/>
          </w:rPr>
          <w:instrText xml:space="preserve"> PAGEREF _Toc193466894 \h </w:instrText>
        </w:r>
        <w:r w:rsidR="00235A49">
          <w:rPr>
            <w:noProof/>
            <w:webHidden/>
          </w:rPr>
        </w:r>
        <w:r w:rsidR="00235A49">
          <w:rPr>
            <w:noProof/>
            <w:webHidden/>
          </w:rPr>
          <w:fldChar w:fldCharType="separate"/>
        </w:r>
        <w:r w:rsidR="00235A49">
          <w:rPr>
            <w:noProof/>
            <w:webHidden/>
          </w:rPr>
          <w:t>13</w:t>
        </w:r>
        <w:r w:rsidR="00235A49">
          <w:rPr>
            <w:noProof/>
            <w:webHidden/>
          </w:rPr>
          <w:fldChar w:fldCharType="end"/>
        </w:r>
      </w:hyperlink>
    </w:p>
    <w:p w14:paraId="43147685" w14:textId="77777777" w:rsidR="00235A49" w:rsidRDefault="00000000">
      <w:pPr>
        <w:pStyle w:val="TM1"/>
        <w:tabs>
          <w:tab w:val="left" w:pos="480"/>
          <w:tab w:val="right" w:leader="underscore" w:pos="9062"/>
        </w:tabs>
        <w:rPr>
          <w:rFonts w:eastAsiaTheme="minorEastAsia" w:cstheme="minorBidi"/>
          <w:b w:val="0"/>
          <w:bCs w:val="0"/>
          <w:i w:val="0"/>
          <w:iCs w:val="0"/>
          <w:noProof/>
          <w:kern w:val="2"/>
          <w:lang w:eastAsia="fr-FR"/>
          <w14:ligatures w14:val="standardContextual"/>
        </w:rPr>
      </w:pPr>
      <w:hyperlink w:anchor="_Toc193466895" w:history="1">
        <w:r w:rsidR="00235A49" w:rsidRPr="001F7DC4">
          <w:rPr>
            <w:rStyle w:val="Lienhypertexte"/>
            <w:noProof/>
          </w:rPr>
          <w:t>8</w:t>
        </w:r>
        <w:r w:rsidR="00235A49">
          <w:rPr>
            <w:rFonts w:eastAsiaTheme="minorEastAsia" w:cstheme="minorBidi"/>
            <w:b w:val="0"/>
            <w:bCs w:val="0"/>
            <w:i w:val="0"/>
            <w:iCs w:val="0"/>
            <w:noProof/>
            <w:kern w:val="2"/>
            <w:lang w:eastAsia="fr-FR"/>
            <w14:ligatures w14:val="standardContextual"/>
          </w:rPr>
          <w:tab/>
        </w:r>
        <w:r w:rsidR="00235A49" w:rsidRPr="001F7DC4">
          <w:rPr>
            <w:rStyle w:val="Lienhypertexte"/>
            <w:noProof/>
          </w:rPr>
          <w:t>Data analysis notes</w:t>
        </w:r>
        <w:r w:rsidR="00235A49">
          <w:rPr>
            <w:noProof/>
            <w:webHidden/>
          </w:rPr>
          <w:tab/>
        </w:r>
        <w:r w:rsidR="00235A49">
          <w:rPr>
            <w:noProof/>
            <w:webHidden/>
          </w:rPr>
          <w:fldChar w:fldCharType="begin"/>
        </w:r>
        <w:r w:rsidR="00235A49">
          <w:rPr>
            <w:noProof/>
            <w:webHidden/>
          </w:rPr>
          <w:instrText xml:space="preserve"> PAGEREF _Toc193466895 \h </w:instrText>
        </w:r>
        <w:r w:rsidR="00235A49">
          <w:rPr>
            <w:noProof/>
            <w:webHidden/>
          </w:rPr>
        </w:r>
        <w:r w:rsidR="00235A49">
          <w:rPr>
            <w:noProof/>
            <w:webHidden/>
          </w:rPr>
          <w:fldChar w:fldCharType="separate"/>
        </w:r>
        <w:r w:rsidR="00235A49">
          <w:rPr>
            <w:noProof/>
            <w:webHidden/>
          </w:rPr>
          <w:t>14</w:t>
        </w:r>
        <w:r w:rsidR="00235A49">
          <w:rPr>
            <w:noProof/>
            <w:webHidden/>
          </w:rPr>
          <w:fldChar w:fldCharType="end"/>
        </w:r>
      </w:hyperlink>
    </w:p>
    <w:p w14:paraId="0313A509" w14:textId="77777777" w:rsidR="009418C8" w:rsidRDefault="006140BB">
      <w:pPr>
        <w:pStyle w:val="Tabledesillustrations"/>
        <w:tabs>
          <w:tab w:val="right" w:leader="underscore" w:pos="9062"/>
        </w:tabs>
        <w:rPr>
          <w:b/>
          <w:bCs/>
          <w:i w:val="0"/>
          <w:iCs w:val="0"/>
          <w:lang w:val="en-US"/>
        </w:rPr>
      </w:pPr>
      <w:r>
        <w:rPr>
          <w:b/>
          <w:bCs/>
          <w:i w:val="0"/>
          <w:iCs w:val="0"/>
          <w:lang w:val="en-US"/>
        </w:rPr>
        <w:fldChar w:fldCharType="end"/>
      </w:r>
    </w:p>
    <w:p w14:paraId="23AF0025" w14:textId="77777777" w:rsidR="009418C8" w:rsidRDefault="006140BB">
      <w:pPr>
        <w:rPr>
          <w:rFonts w:asciiTheme="majorHAnsi" w:hAnsiTheme="majorHAnsi" w:cstheme="majorHAnsi"/>
          <w:b/>
          <w:bCs/>
          <w:sz w:val="22"/>
          <w:szCs w:val="22"/>
          <w:lang w:val="en-US"/>
        </w:rPr>
      </w:pPr>
      <w:r>
        <w:rPr>
          <w:rFonts w:asciiTheme="majorHAnsi" w:hAnsiTheme="majorHAnsi" w:cstheme="majorHAnsi"/>
          <w:b/>
          <w:bCs/>
          <w:i/>
          <w:iCs/>
          <w:sz w:val="22"/>
          <w:szCs w:val="22"/>
          <w:lang w:val="en-US"/>
        </w:rPr>
        <w:br w:type="page" w:clear="all"/>
      </w:r>
    </w:p>
    <w:p w14:paraId="0BA555ED" w14:textId="77777777" w:rsidR="00235A49" w:rsidRDefault="006140BB">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r>
        <w:rPr>
          <w:b/>
          <w:bCs/>
          <w:i w:val="0"/>
          <w:iCs w:val="0"/>
          <w:lang w:val="en-US"/>
        </w:rPr>
        <w:lastRenderedPageBreak/>
        <w:fldChar w:fldCharType="begin"/>
      </w:r>
      <w:r>
        <w:rPr>
          <w:b/>
          <w:bCs/>
          <w:i w:val="0"/>
          <w:iCs w:val="0"/>
          <w:lang w:val="en-US"/>
        </w:rPr>
        <w:instrText xml:space="preserve"> TOC \h \z \c "Table" </w:instrText>
      </w:r>
      <w:r>
        <w:rPr>
          <w:b/>
          <w:bCs/>
          <w:i w:val="0"/>
          <w:iCs w:val="0"/>
          <w:lang w:val="en-US"/>
        </w:rPr>
        <w:fldChar w:fldCharType="separate"/>
      </w:r>
      <w:hyperlink w:anchor="_Toc193466864" w:history="1">
        <w:r w:rsidR="00235A49" w:rsidRPr="00562453">
          <w:rPr>
            <w:rStyle w:val="Lienhypertexte"/>
            <w:noProof/>
            <w:lang w:val="en-US" w:bidi="hi-IN"/>
          </w:rPr>
          <w:t>Table 1 : Agenda</w:t>
        </w:r>
        <w:r w:rsidR="00235A49">
          <w:rPr>
            <w:noProof/>
            <w:webHidden/>
          </w:rPr>
          <w:tab/>
        </w:r>
        <w:r w:rsidR="00235A49">
          <w:rPr>
            <w:noProof/>
            <w:webHidden/>
          </w:rPr>
          <w:fldChar w:fldCharType="begin"/>
        </w:r>
        <w:r w:rsidR="00235A49">
          <w:rPr>
            <w:noProof/>
            <w:webHidden/>
          </w:rPr>
          <w:instrText xml:space="preserve"> PAGEREF _Toc193466864 \h </w:instrText>
        </w:r>
        <w:r w:rsidR="00235A49">
          <w:rPr>
            <w:noProof/>
            <w:webHidden/>
          </w:rPr>
        </w:r>
        <w:r w:rsidR="00235A49">
          <w:rPr>
            <w:noProof/>
            <w:webHidden/>
          </w:rPr>
          <w:fldChar w:fldCharType="separate"/>
        </w:r>
        <w:r w:rsidR="00235A49">
          <w:rPr>
            <w:noProof/>
            <w:webHidden/>
          </w:rPr>
          <w:t>3</w:t>
        </w:r>
        <w:r w:rsidR="00235A49">
          <w:rPr>
            <w:noProof/>
            <w:webHidden/>
          </w:rPr>
          <w:fldChar w:fldCharType="end"/>
        </w:r>
      </w:hyperlink>
    </w:p>
    <w:p w14:paraId="60DE1E57"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65" w:history="1">
        <w:r w:rsidR="00235A49" w:rsidRPr="00562453">
          <w:rPr>
            <w:rStyle w:val="Lienhypertexte"/>
            <w:noProof/>
            <w:lang w:val="en-US" w:bidi="hi-IN"/>
          </w:rPr>
          <w:t>Table 2: Ranked criteria for paper inclusion in the meta-analysis and label to record the exclusion reason in the database</w:t>
        </w:r>
        <w:r w:rsidR="00235A49">
          <w:rPr>
            <w:noProof/>
            <w:webHidden/>
          </w:rPr>
          <w:tab/>
        </w:r>
        <w:r w:rsidR="00235A49">
          <w:rPr>
            <w:noProof/>
            <w:webHidden/>
          </w:rPr>
          <w:fldChar w:fldCharType="begin"/>
        </w:r>
        <w:r w:rsidR="00235A49">
          <w:rPr>
            <w:noProof/>
            <w:webHidden/>
          </w:rPr>
          <w:instrText xml:space="preserve"> PAGEREF _Toc193466865 \h </w:instrText>
        </w:r>
        <w:r w:rsidR="00235A49">
          <w:rPr>
            <w:noProof/>
            <w:webHidden/>
          </w:rPr>
        </w:r>
        <w:r w:rsidR="00235A49">
          <w:rPr>
            <w:noProof/>
            <w:webHidden/>
          </w:rPr>
          <w:fldChar w:fldCharType="separate"/>
        </w:r>
        <w:r w:rsidR="00235A49">
          <w:rPr>
            <w:noProof/>
            <w:webHidden/>
          </w:rPr>
          <w:t>4</w:t>
        </w:r>
        <w:r w:rsidR="00235A49">
          <w:rPr>
            <w:noProof/>
            <w:webHidden/>
          </w:rPr>
          <w:fldChar w:fldCharType="end"/>
        </w:r>
      </w:hyperlink>
    </w:p>
    <w:p w14:paraId="443EE71E"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66" w:history="1">
        <w:r w:rsidR="00235A49" w:rsidRPr="00562453">
          <w:rPr>
            <w:rStyle w:val="Lienhypertexte"/>
            <w:rFonts w:asciiTheme="majorHAnsi" w:hAnsiTheme="majorHAnsi" w:cstheme="majorHAnsi"/>
            <w:noProof/>
            <w:lang w:val="en-US"/>
          </w:rPr>
          <w:t>Table 3 : The database is organized into 3 levels of sections.</w:t>
        </w:r>
        <w:r w:rsidR="00235A49">
          <w:rPr>
            <w:noProof/>
            <w:webHidden/>
          </w:rPr>
          <w:tab/>
        </w:r>
        <w:r w:rsidR="00235A49">
          <w:rPr>
            <w:noProof/>
            <w:webHidden/>
          </w:rPr>
          <w:fldChar w:fldCharType="begin"/>
        </w:r>
        <w:r w:rsidR="00235A49">
          <w:rPr>
            <w:noProof/>
            <w:webHidden/>
          </w:rPr>
          <w:instrText xml:space="preserve"> PAGEREF _Toc193466866 \h </w:instrText>
        </w:r>
        <w:r w:rsidR="00235A49">
          <w:rPr>
            <w:noProof/>
            <w:webHidden/>
          </w:rPr>
        </w:r>
        <w:r w:rsidR="00235A49">
          <w:rPr>
            <w:noProof/>
            <w:webHidden/>
          </w:rPr>
          <w:fldChar w:fldCharType="separate"/>
        </w:r>
        <w:r w:rsidR="00235A49">
          <w:rPr>
            <w:noProof/>
            <w:webHidden/>
          </w:rPr>
          <w:t>5</w:t>
        </w:r>
        <w:r w:rsidR="00235A49">
          <w:rPr>
            <w:noProof/>
            <w:webHidden/>
          </w:rPr>
          <w:fldChar w:fldCharType="end"/>
        </w:r>
      </w:hyperlink>
    </w:p>
    <w:p w14:paraId="3C3538E0"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67" w:history="1">
        <w:r w:rsidR="00235A49" w:rsidRPr="00562453">
          <w:rPr>
            <w:rStyle w:val="Lienhypertexte"/>
            <w:noProof/>
            <w:lang w:val="en-US" w:bidi="hi-IN"/>
          </w:rPr>
          <w:t>Table 4 : Recording driver values, wood amount and C balance, and expected calculation steps.</w:t>
        </w:r>
        <w:r w:rsidR="00235A49">
          <w:rPr>
            <w:noProof/>
            <w:webHidden/>
          </w:rPr>
          <w:tab/>
        </w:r>
        <w:r w:rsidR="00235A49">
          <w:rPr>
            <w:noProof/>
            <w:webHidden/>
          </w:rPr>
          <w:fldChar w:fldCharType="begin"/>
        </w:r>
        <w:r w:rsidR="00235A49">
          <w:rPr>
            <w:noProof/>
            <w:webHidden/>
          </w:rPr>
          <w:instrText xml:space="preserve"> PAGEREF _Toc193466867 \h </w:instrText>
        </w:r>
        <w:r w:rsidR="00235A49">
          <w:rPr>
            <w:noProof/>
            <w:webHidden/>
          </w:rPr>
        </w:r>
        <w:r w:rsidR="00235A49">
          <w:rPr>
            <w:noProof/>
            <w:webHidden/>
          </w:rPr>
          <w:fldChar w:fldCharType="separate"/>
        </w:r>
        <w:r w:rsidR="00235A49">
          <w:rPr>
            <w:noProof/>
            <w:webHidden/>
          </w:rPr>
          <w:t>7</w:t>
        </w:r>
        <w:r w:rsidR="00235A49">
          <w:rPr>
            <w:noProof/>
            <w:webHidden/>
          </w:rPr>
          <w:fldChar w:fldCharType="end"/>
        </w:r>
      </w:hyperlink>
    </w:p>
    <w:p w14:paraId="60D3AE15"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68" w:history="1">
        <w:r w:rsidR="00235A49" w:rsidRPr="00562453">
          <w:rPr>
            <w:rStyle w:val="Lienhypertexte"/>
            <w:noProof/>
            <w:lang w:bidi="hi-IN"/>
          </w:rPr>
          <w:t>Table 5 : Changes in practices’ drivers with their definitions and recommendations to define the reference.</w:t>
        </w:r>
        <w:r w:rsidR="00235A49">
          <w:rPr>
            <w:noProof/>
            <w:webHidden/>
          </w:rPr>
          <w:tab/>
        </w:r>
        <w:r w:rsidR="00235A49">
          <w:rPr>
            <w:noProof/>
            <w:webHidden/>
          </w:rPr>
          <w:fldChar w:fldCharType="begin"/>
        </w:r>
        <w:r w:rsidR="00235A49">
          <w:rPr>
            <w:noProof/>
            <w:webHidden/>
          </w:rPr>
          <w:instrText xml:space="preserve"> PAGEREF _Toc193466868 \h </w:instrText>
        </w:r>
        <w:r w:rsidR="00235A49">
          <w:rPr>
            <w:noProof/>
            <w:webHidden/>
          </w:rPr>
        </w:r>
        <w:r w:rsidR="00235A49">
          <w:rPr>
            <w:noProof/>
            <w:webHidden/>
          </w:rPr>
          <w:fldChar w:fldCharType="separate"/>
        </w:r>
        <w:r w:rsidR="00235A49">
          <w:rPr>
            <w:noProof/>
            <w:webHidden/>
          </w:rPr>
          <w:t>8</w:t>
        </w:r>
        <w:r w:rsidR="00235A49">
          <w:rPr>
            <w:noProof/>
            <w:webHidden/>
          </w:rPr>
          <w:fldChar w:fldCharType="end"/>
        </w:r>
      </w:hyperlink>
    </w:p>
    <w:p w14:paraId="33CA4B20"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69" w:history="1">
        <w:r w:rsidR="00235A49" w:rsidRPr="00562453">
          <w:rPr>
            <w:rStyle w:val="Lienhypertexte"/>
            <w:noProof/>
            <w:lang w:bidi="hi-IN"/>
          </w:rPr>
          <w:t>Table 6 : Environmental change drivers with their definitions and recommendations to define the reference.</w:t>
        </w:r>
        <w:r w:rsidR="00235A49">
          <w:rPr>
            <w:noProof/>
            <w:webHidden/>
          </w:rPr>
          <w:tab/>
        </w:r>
        <w:r w:rsidR="00235A49">
          <w:rPr>
            <w:noProof/>
            <w:webHidden/>
          </w:rPr>
          <w:fldChar w:fldCharType="begin"/>
        </w:r>
        <w:r w:rsidR="00235A49">
          <w:rPr>
            <w:noProof/>
            <w:webHidden/>
          </w:rPr>
          <w:instrText xml:space="preserve"> PAGEREF _Toc193466869 \h </w:instrText>
        </w:r>
        <w:r w:rsidR="00235A49">
          <w:rPr>
            <w:noProof/>
            <w:webHidden/>
          </w:rPr>
        </w:r>
        <w:r w:rsidR="00235A49">
          <w:rPr>
            <w:noProof/>
            <w:webHidden/>
          </w:rPr>
          <w:fldChar w:fldCharType="separate"/>
        </w:r>
        <w:r w:rsidR="00235A49">
          <w:rPr>
            <w:noProof/>
            <w:webHidden/>
          </w:rPr>
          <w:t>10</w:t>
        </w:r>
        <w:r w:rsidR="00235A49">
          <w:rPr>
            <w:noProof/>
            <w:webHidden/>
          </w:rPr>
          <w:fldChar w:fldCharType="end"/>
        </w:r>
      </w:hyperlink>
    </w:p>
    <w:p w14:paraId="72B0C8E3"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70" w:history="1">
        <w:r w:rsidR="00235A49" w:rsidRPr="00562453">
          <w:rPr>
            <w:rStyle w:val="Lienhypertexte"/>
            <w:noProof/>
            <w:lang w:val="en-US" w:bidi="hi-IN"/>
          </w:rPr>
          <w:t>Table 7 : Geographical context definition</w:t>
        </w:r>
        <w:r w:rsidR="00235A49">
          <w:rPr>
            <w:noProof/>
            <w:webHidden/>
          </w:rPr>
          <w:tab/>
        </w:r>
        <w:r w:rsidR="00235A49">
          <w:rPr>
            <w:noProof/>
            <w:webHidden/>
          </w:rPr>
          <w:fldChar w:fldCharType="begin"/>
        </w:r>
        <w:r w:rsidR="00235A49">
          <w:rPr>
            <w:noProof/>
            <w:webHidden/>
          </w:rPr>
          <w:instrText xml:space="preserve"> PAGEREF _Toc193466870 \h </w:instrText>
        </w:r>
        <w:r w:rsidR="00235A49">
          <w:rPr>
            <w:noProof/>
            <w:webHidden/>
          </w:rPr>
        </w:r>
        <w:r w:rsidR="00235A49">
          <w:rPr>
            <w:noProof/>
            <w:webHidden/>
          </w:rPr>
          <w:fldChar w:fldCharType="separate"/>
        </w:r>
        <w:r w:rsidR="00235A49">
          <w:rPr>
            <w:noProof/>
            <w:webHidden/>
          </w:rPr>
          <w:t>11</w:t>
        </w:r>
        <w:r w:rsidR="00235A49">
          <w:rPr>
            <w:noProof/>
            <w:webHidden/>
          </w:rPr>
          <w:fldChar w:fldCharType="end"/>
        </w:r>
      </w:hyperlink>
    </w:p>
    <w:p w14:paraId="0317AA80"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71" w:history="1">
        <w:r w:rsidR="00235A49" w:rsidRPr="00562453">
          <w:rPr>
            <w:rStyle w:val="Lienhypertexte"/>
            <w:noProof/>
            <w:lang w:val="en-US" w:bidi="hi-IN"/>
          </w:rPr>
          <w:t>Table 8 : Process boundaries included in the model</w:t>
        </w:r>
        <w:r w:rsidR="00235A49">
          <w:rPr>
            <w:noProof/>
            <w:webHidden/>
          </w:rPr>
          <w:tab/>
        </w:r>
        <w:r w:rsidR="00235A49">
          <w:rPr>
            <w:noProof/>
            <w:webHidden/>
          </w:rPr>
          <w:fldChar w:fldCharType="begin"/>
        </w:r>
        <w:r w:rsidR="00235A49">
          <w:rPr>
            <w:noProof/>
            <w:webHidden/>
          </w:rPr>
          <w:instrText xml:space="preserve"> PAGEREF _Toc193466871 \h </w:instrText>
        </w:r>
        <w:r w:rsidR="00235A49">
          <w:rPr>
            <w:noProof/>
            <w:webHidden/>
          </w:rPr>
        </w:r>
        <w:r w:rsidR="00235A49">
          <w:rPr>
            <w:noProof/>
            <w:webHidden/>
          </w:rPr>
          <w:fldChar w:fldCharType="separate"/>
        </w:r>
        <w:r w:rsidR="00235A49">
          <w:rPr>
            <w:noProof/>
            <w:webHidden/>
          </w:rPr>
          <w:t>12</w:t>
        </w:r>
        <w:r w:rsidR="00235A49">
          <w:rPr>
            <w:noProof/>
            <w:webHidden/>
          </w:rPr>
          <w:fldChar w:fldCharType="end"/>
        </w:r>
      </w:hyperlink>
    </w:p>
    <w:p w14:paraId="3DF491B2"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72" w:history="1">
        <w:r w:rsidR="00235A49" w:rsidRPr="00562453">
          <w:rPr>
            <w:rStyle w:val="Lienhypertexte"/>
            <w:noProof/>
            <w:lang w:val="en-US" w:bidi="hi-IN"/>
          </w:rPr>
          <w:t>Table 9 : Reporting the use of displacement factors</w:t>
        </w:r>
        <w:r w:rsidR="00235A49">
          <w:rPr>
            <w:noProof/>
            <w:webHidden/>
          </w:rPr>
          <w:tab/>
        </w:r>
        <w:r w:rsidR="00235A49">
          <w:rPr>
            <w:noProof/>
            <w:webHidden/>
          </w:rPr>
          <w:fldChar w:fldCharType="begin"/>
        </w:r>
        <w:r w:rsidR="00235A49">
          <w:rPr>
            <w:noProof/>
            <w:webHidden/>
          </w:rPr>
          <w:instrText xml:space="preserve"> PAGEREF _Toc193466872 \h </w:instrText>
        </w:r>
        <w:r w:rsidR="00235A49">
          <w:rPr>
            <w:noProof/>
            <w:webHidden/>
          </w:rPr>
        </w:r>
        <w:r w:rsidR="00235A49">
          <w:rPr>
            <w:noProof/>
            <w:webHidden/>
          </w:rPr>
          <w:fldChar w:fldCharType="separate"/>
        </w:r>
        <w:r w:rsidR="00235A49">
          <w:rPr>
            <w:noProof/>
            <w:webHidden/>
          </w:rPr>
          <w:t>12</w:t>
        </w:r>
        <w:r w:rsidR="00235A49">
          <w:rPr>
            <w:noProof/>
            <w:webHidden/>
          </w:rPr>
          <w:fldChar w:fldCharType="end"/>
        </w:r>
      </w:hyperlink>
    </w:p>
    <w:p w14:paraId="6A861F0C" w14:textId="77777777" w:rsidR="00235A49" w:rsidRDefault="00000000">
      <w:pPr>
        <w:pStyle w:val="Tabledesillustrations"/>
        <w:tabs>
          <w:tab w:val="right" w:leader="underscore" w:pos="9062"/>
        </w:tabs>
        <w:rPr>
          <w:rFonts w:eastAsiaTheme="minorEastAsia" w:cstheme="minorBidi"/>
          <w:i w:val="0"/>
          <w:iCs w:val="0"/>
          <w:noProof/>
          <w:kern w:val="2"/>
          <w:sz w:val="24"/>
          <w:szCs w:val="24"/>
          <w:lang w:eastAsia="fr-FR"/>
          <w14:ligatures w14:val="standardContextual"/>
        </w:rPr>
      </w:pPr>
      <w:hyperlink w:anchor="_Toc193466873" w:history="1">
        <w:r w:rsidR="00235A49" w:rsidRPr="00562453">
          <w:rPr>
            <w:rStyle w:val="Lienhypertexte"/>
            <w:noProof/>
            <w:lang w:val="en-US" w:bidi="hi-IN"/>
          </w:rPr>
          <w:t>Table 10 : Model description of system's dynamics</w:t>
        </w:r>
        <w:r w:rsidR="00235A49">
          <w:rPr>
            <w:noProof/>
            <w:webHidden/>
          </w:rPr>
          <w:tab/>
        </w:r>
        <w:r w:rsidR="00235A49">
          <w:rPr>
            <w:noProof/>
            <w:webHidden/>
          </w:rPr>
          <w:fldChar w:fldCharType="begin"/>
        </w:r>
        <w:r w:rsidR="00235A49">
          <w:rPr>
            <w:noProof/>
            <w:webHidden/>
          </w:rPr>
          <w:instrText xml:space="preserve"> PAGEREF _Toc193466873 \h </w:instrText>
        </w:r>
        <w:r w:rsidR="00235A49">
          <w:rPr>
            <w:noProof/>
            <w:webHidden/>
          </w:rPr>
        </w:r>
        <w:r w:rsidR="00235A49">
          <w:rPr>
            <w:noProof/>
            <w:webHidden/>
          </w:rPr>
          <w:fldChar w:fldCharType="separate"/>
        </w:r>
        <w:r w:rsidR="00235A49">
          <w:rPr>
            <w:noProof/>
            <w:webHidden/>
          </w:rPr>
          <w:t>13</w:t>
        </w:r>
        <w:r w:rsidR="00235A49">
          <w:rPr>
            <w:noProof/>
            <w:webHidden/>
          </w:rPr>
          <w:fldChar w:fldCharType="end"/>
        </w:r>
      </w:hyperlink>
    </w:p>
    <w:p w14:paraId="366207D8" w14:textId="77777777" w:rsidR="009418C8" w:rsidRDefault="006140BB">
      <w:pPr>
        <w:pStyle w:val="Titre1"/>
        <w:numPr>
          <w:ilvl w:val="0"/>
          <w:numId w:val="0"/>
        </w:numPr>
        <w:ind w:left="792"/>
        <w:rPr>
          <w:lang w:val="en-US"/>
        </w:rPr>
      </w:pPr>
      <w:r>
        <w:rPr>
          <w:rFonts w:cstheme="minorHAnsi"/>
          <w:b/>
          <w:bCs/>
          <w:i/>
          <w:iCs/>
          <w:lang w:val="en-US"/>
        </w:rPr>
        <w:fldChar w:fldCharType="end"/>
      </w:r>
    </w:p>
    <w:p w14:paraId="25DF1E9C" w14:textId="46EEC36D" w:rsidR="009418C8" w:rsidRDefault="006140BB" w:rsidP="002257BC">
      <w:pPr>
        <w:pStyle w:val="Titre1"/>
        <w:rPr>
          <w:lang w:val="en-US"/>
        </w:rPr>
      </w:pPr>
      <w:r>
        <w:rPr>
          <w:rFonts w:eastAsiaTheme="minorEastAsia" w:cstheme="minorBidi"/>
          <w:lang w:val="en-US"/>
        </w:rPr>
        <w:br w:type="page" w:clear="all"/>
      </w:r>
      <w:bookmarkStart w:id="2" w:name="_Toc93911816"/>
      <w:bookmarkStart w:id="3" w:name="_Toc193466876"/>
      <w:r w:rsidR="002257BC">
        <w:rPr>
          <w:rFonts w:eastAsiaTheme="minorEastAsia" w:cstheme="minorBidi"/>
          <w:lang w:val="en-US"/>
        </w:rPr>
        <w:lastRenderedPageBreak/>
        <w:t>B</w:t>
      </w:r>
      <w:r>
        <w:rPr>
          <w:rFonts w:eastAsiaTheme="minorEastAsia" w:cstheme="minorBidi"/>
          <w:lang w:val="en-US"/>
        </w:rPr>
        <w:t>ackground</w:t>
      </w:r>
      <w:bookmarkEnd w:id="0"/>
      <w:bookmarkEnd w:id="1"/>
      <w:bookmarkEnd w:id="2"/>
      <w:bookmarkEnd w:id="3"/>
    </w:p>
    <w:p w14:paraId="7BA61DCF" w14:textId="77777777" w:rsidR="005E393E" w:rsidRDefault="006140BB">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The goal of this data extraction activity is to build a database of wood carbon </w:t>
      </w:r>
      <w:r w:rsidR="005E393E">
        <w:rPr>
          <w:rFonts w:asciiTheme="majorHAnsi" w:eastAsiaTheme="minorEastAsia" w:hAnsiTheme="majorHAnsi" w:cstheme="majorHAnsi"/>
          <w:b/>
          <w:bCs/>
          <w:sz w:val="22"/>
          <w:szCs w:val="22"/>
          <w:lang w:val="en-US"/>
        </w:rPr>
        <w:t>balance</w:t>
      </w:r>
      <w:r w:rsidR="005E393E">
        <w:rPr>
          <w:rFonts w:asciiTheme="majorHAnsi" w:eastAsiaTheme="minorEastAsia" w:hAnsiTheme="majorHAnsi" w:cstheme="majorHAnsi"/>
          <w:sz w:val="22"/>
          <w:szCs w:val="22"/>
          <w:lang w:val="en-US"/>
        </w:rPr>
        <w:t xml:space="preserve"> </w:t>
      </w:r>
      <w:r>
        <w:rPr>
          <w:rFonts w:asciiTheme="majorHAnsi" w:eastAsiaTheme="minorEastAsia" w:hAnsiTheme="majorHAnsi" w:cstheme="majorHAnsi"/>
          <w:sz w:val="22"/>
          <w:szCs w:val="22"/>
          <w:lang w:val="en-US"/>
        </w:rPr>
        <w:t xml:space="preserve">values from published sources compiled in a systematic literature search. We will record </w:t>
      </w:r>
      <w:r>
        <w:rPr>
          <w:rFonts w:asciiTheme="majorHAnsi" w:eastAsiaTheme="minorEastAsia" w:hAnsiTheme="majorHAnsi" w:cstheme="majorHAnsi"/>
          <w:b/>
          <w:bCs/>
          <w:sz w:val="22"/>
          <w:szCs w:val="22"/>
          <w:lang w:val="en-US"/>
        </w:rPr>
        <w:t>pairs of variables</w:t>
      </w:r>
      <w:r>
        <w:rPr>
          <w:rFonts w:asciiTheme="majorHAnsi" w:eastAsiaTheme="minorEastAsia" w:hAnsiTheme="majorHAnsi" w:cstheme="majorHAnsi"/>
          <w:sz w:val="22"/>
          <w:szCs w:val="22"/>
          <w:lang w:val="en-US"/>
        </w:rPr>
        <w:t xml:space="preserve"> describing the </w:t>
      </w:r>
      <w:r>
        <w:rPr>
          <w:rFonts w:asciiTheme="majorHAnsi" w:eastAsiaTheme="minorEastAsia" w:hAnsiTheme="majorHAnsi" w:cstheme="majorHAnsi"/>
          <w:b/>
          <w:bCs/>
          <w:sz w:val="22"/>
          <w:szCs w:val="22"/>
          <w:lang w:val="en-US"/>
        </w:rPr>
        <w:t>change in carbon sequestration</w:t>
      </w:r>
      <w:r>
        <w:rPr>
          <w:rFonts w:asciiTheme="majorHAnsi" w:eastAsiaTheme="minorEastAsia" w:hAnsiTheme="majorHAnsi" w:cstheme="majorHAnsi"/>
          <w:sz w:val="22"/>
          <w:szCs w:val="22"/>
          <w:lang w:val="en-US"/>
        </w:rPr>
        <w:t xml:space="preserve"> and/or emission</w:t>
      </w:r>
      <w:r w:rsidR="005E393E">
        <w:rPr>
          <w:rFonts w:asciiTheme="majorHAnsi" w:eastAsiaTheme="minorEastAsia" w:hAnsiTheme="majorHAnsi" w:cstheme="majorHAnsi"/>
          <w:sz w:val="22"/>
          <w:szCs w:val="22"/>
          <w:lang w:val="en-US"/>
        </w:rPr>
        <w:t xml:space="preserve"> as a result to a change in wood harvest or use</w:t>
      </w:r>
      <w:r>
        <w:rPr>
          <w:rFonts w:asciiTheme="majorHAnsi" w:eastAsiaTheme="minorEastAsia" w:hAnsiTheme="majorHAnsi" w:cstheme="majorHAnsi"/>
          <w:sz w:val="22"/>
          <w:szCs w:val="22"/>
          <w:lang w:val="en-US"/>
        </w:rPr>
        <w:t xml:space="preserve">. These carbon budget comparisons will always be linked to </w:t>
      </w:r>
      <w:r>
        <w:rPr>
          <w:rFonts w:asciiTheme="majorHAnsi" w:eastAsiaTheme="minorEastAsia" w:hAnsiTheme="majorHAnsi" w:cstheme="majorHAnsi"/>
          <w:b/>
          <w:bCs/>
          <w:sz w:val="22"/>
          <w:szCs w:val="22"/>
          <w:lang w:val="en-US"/>
        </w:rPr>
        <w:t>one main</w:t>
      </w:r>
      <w:r>
        <w:rPr>
          <w:rFonts w:asciiTheme="majorHAnsi" w:eastAsiaTheme="minorEastAsia" w:hAnsiTheme="majorHAnsi" w:cstheme="majorHAnsi"/>
          <w:sz w:val="22"/>
          <w:szCs w:val="22"/>
          <w:lang w:val="en-US"/>
        </w:rPr>
        <w:t xml:space="preserve"> </w:t>
      </w:r>
      <w:r>
        <w:rPr>
          <w:rFonts w:asciiTheme="majorHAnsi" w:eastAsiaTheme="minorEastAsia" w:hAnsiTheme="majorHAnsi" w:cstheme="majorHAnsi"/>
          <w:b/>
          <w:bCs/>
          <w:sz w:val="22"/>
          <w:szCs w:val="22"/>
          <w:lang w:val="en-US"/>
        </w:rPr>
        <w:t>driver</w:t>
      </w:r>
      <w:r>
        <w:rPr>
          <w:rFonts w:asciiTheme="majorHAnsi" w:eastAsiaTheme="minorEastAsia" w:hAnsiTheme="majorHAnsi" w:cstheme="majorHAnsi"/>
          <w:sz w:val="22"/>
          <w:szCs w:val="22"/>
          <w:lang w:val="en-US"/>
        </w:rPr>
        <w:t xml:space="preserve"> judged responsible for the recorded change in </w:t>
      </w:r>
      <w:r w:rsidR="005E393E">
        <w:rPr>
          <w:rFonts w:asciiTheme="majorHAnsi" w:eastAsiaTheme="minorEastAsia" w:hAnsiTheme="majorHAnsi" w:cstheme="majorHAnsi"/>
          <w:sz w:val="22"/>
          <w:szCs w:val="22"/>
          <w:lang w:val="en-US"/>
        </w:rPr>
        <w:t>wood use</w:t>
      </w:r>
      <w:r>
        <w:rPr>
          <w:rFonts w:asciiTheme="majorHAnsi" w:eastAsiaTheme="minorEastAsia" w:hAnsiTheme="majorHAnsi" w:cstheme="majorHAnsi"/>
          <w:sz w:val="22"/>
          <w:szCs w:val="22"/>
          <w:lang w:val="en-US"/>
        </w:rPr>
        <w:t xml:space="preserve"> i.e. a change in a forest sector practice such as silviculture, supply chain, technology. </w:t>
      </w:r>
    </w:p>
    <w:p w14:paraId="2ED297EB" w14:textId="77777777" w:rsidR="005E393E" w:rsidRDefault="005E393E">
      <w:pPr>
        <w:rPr>
          <w:rFonts w:asciiTheme="majorHAnsi" w:eastAsiaTheme="minorEastAsia" w:hAnsiTheme="majorHAnsi" w:cstheme="majorHAnsi"/>
          <w:sz w:val="22"/>
          <w:szCs w:val="22"/>
          <w:lang w:val="en-US"/>
        </w:rPr>
      </w:pPr>
    </w:p>
    <w:p w14:paraId="601AE6D0"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The core data of each </w:t>
      </w:r>
      <w:r w:rsidR="005E393E">
        <w:rPr>
          <w:rFonts w:asciiTheme="majorHAnsi" w:eastAsiaTheme="minorEastAsia" w:hAnsiTheme="majorHAnsi" w:cstheme="majorHAnsi"/>
          <w:sz w:val="22"/>
          <w:szCs w:val="22"/>
          <w:lang w:val="en-US"/>
        </w:rPr>
        <w:t xml:space="preserve">pair </w:t>
      </w:r>
      <w:r>
        <w:rPr>
          <w:rFonts w:asciiTheme="majorHAnsi" w:eastAsiaTheme="minorEastAsia" w:hAnsiTheme="majorHAnsi" w:cstheme="majorHAnsi"/>
          <w:sz w:val="22"/>
          <w:szCs w:val="22"/>
          <w:lang w:val="en-US"/>
        </w:rPr>
        <w:t>will be the values of the carbon balance</w:t>
      </w:r>
      <w:r w:rsidR="005E393E">
        <w:rPr>
          <w:rFonts w:asciiTheme="majorHAnsi" w:eastAsiaTheme="minorEastAsia" w:hAnsiTheme="majorHAnsi" w:cstheme="majorHAnsi"/>
          <w:sz w:val="22"/>
          <w:szCs w:val="22"/>
          <w:lang w:val="en-US"/>
        </w:rPr>
        <w:t xml:space="preserve"> and the amount of wood harvested</w:t>
      </w:r>
      <w:r>
        <w:rPr>
          <w:rFonts w:asciiTheme="majorHAnsi" w:eastAsiaTheme="minorEastAsia" w:hAnsiTheme="majorHAnsi" w:cstheme="majorHAnsi"/>
          <w:sz w:val="22"/>
          <w:szCs w:val="22"/>
          <w:lang w:val="en-US"/>
        </w:rPr>
        <w:t xml:space="preserve"> for the two scenarios, a ‘</w:t>
      </w:r>
      <w:r>
        <w:rPr>
          <w:rFonts w:asciiTheme="majorHAnsi" w:eastAsiaTheme="minorEastAsia" w:hAnsiTheme="majorHAnsi" w:cstheme="majorHAnsi"/>
          <w:b/>
          <w:bCs/>
          <w:sz w:val="22"/>
          <w:szCs w:val="22"/>
          <w:lang w:val="en-US"/>
        </w:rPr>
        <w:t>reference’</w:t>
      </w:r>
      <w:r>
        <w:rPr>
          <w:rFonts w:asciiTheme="majorHAnsi" w:eastAsiaTheme="minorEastAsia" w:hAnsiTheme="majorHAnsi" w:cstheme="majorHAnsi"/>
          <w:sz w:val="22"/>
          <w:szCs w:val="22"/>
          <w:lang w:val="en-US"/>
        </w:rPr>
        <w:t xml:space="preserve"> and ‘</w:t>
      </w:r>
      <w:r>
        <w:rPr>
          <w:rFonts w:asciiTheme="majorHAnsi" w:eastAsiaTheme="minorEastAsia" w:hAnsiTheme="majorHAnsi" w:cstheme="majorHAnsi"/>
          <w:b/>
          <w:bCs/>
          <w:sz w:val="22"/>
          <w:szCs w:val="22"/>
          <w:lang w:val="en-US"/>
        </w:rPr>
        <w:t>alternative’</w:t>
      </w:r>
      <w:r>
        <w:rPr>
          <w:rFonts w:asciiTheme="majorHAnsi" w:eastAsiaTheme="minorEastAsia" w:hAnsiTheme="majorHAnsi" w:cstheme="majorHAnsi"/>
          <w:sz w:val="22"/>
          <w:szCs w:val="22"/>
          <w:lang w:val="en-US"/>
        </w:rPr>
        <w:t xml:space="preserve"> driver configurations leading to a reference (</w:t>
      </w:r>
      <w:r w:rsidR="005E393E">
        <w:rPr>
          <w:rFonts w:asciiTheme="majorHAnsi" w:eastAsiaTheme="minorEastAsia" w:hAnsiTheme="majorHAnsi" w:cstheme="majorHAnsi"/>
          <w:sz w:val="22"/>
          <w:szCs w:val="22"/>
          <w:lang w:val="en-US"/>
        </w:rPr>
        <w:t xml:space="preserve">Qwoodref , </w:t>
      </w:r>
      <w:r>
        <w:rPr>
          <w:rFonts w:asciiTheme="majorHAnsi" w:eastAsiaTheme="minorEastAsia" w:hAnsiTheme="majorHAnsi" w:cstheme="majorHAnsi"/>
          <w:sz w:val="22"/>
          <w:szCs w:val="22"/>
          <w:lang w:val="en-US"/>
        </w:rPr>
        <w:t>Cref) and alternative (</w:t>
      </w:r>
      <w:r w:rsidR="005E393E">
        <w:rPr>
          <w:rFonts w:asciiTheme="majorHAnsi" w:eastAsiaTheme="minorEastAsia" w:hAnsiTheme="majorHAnsi" w:cstheme="majorHAnsi"/>
          <w:sz w:val="22"/>
          <w:szCs w:val="22"/>
          <w:lang w:val="en-US"/>
        </w:rPr>
        <w:t xml:space="preserve">Qwoodalt , </w:t>
      </w:r>
      <w:r>
        <w:rPr>
          <w:rFonts w:asciiTheme="majorHAnsi" w:eastAsiaTheme="minorEastAsia" w:hAnsiTheme="majorHAnsi" w:cstheme="majorHAnsi"/>
          <w:sz w:val="22"/>
          <w:szCs w:val="22"/>
          <w:lang w:val="en-US"/>
        </w:rPr>
        <w:t xml:space="preserve">Calt) carbon sequestration (Fig. 1). Each carbon budget comparison will have several associated metadata, characterizing the information needed for the analysis and for transparency of the database. All the data and metadata will be recorded in a data template implemented in a spreadsheet. Each data contributor will be assigned a number of papers from the literature search. </w:t>
      </w:r>
    </w:p>
    <w:p w14:paraId="0315AE9B" w14:textId="77777777" w:rsidR="009418C8" w:rsidRDefault="009418C8">
      <w:pPr>
        <w:rPr>
          <w:rFonts w:asciiTheme="majorHAnsi" w:hAnsiTheme="majorHAnsi" w:cstheme="majorHAnsi"/>
          <w:sz w:val="22"/>
          <w:szCs w:val="22"/>
          <w:lang w:val="en-US"/>
        </w:rPr>
      </w:pPr>
    </w:p>
    <w:p w14:paraId="71D81924" w14:textId="77777777" w:rsidR="009418C8" w:rsidRDefault="006140BB">
      <w:pPr>
        <w:keepNext/>
        <w:rPr>
          <w:rFonts w:asciiTheme="majorHAnsi" w:hAnsiTheme="majorHAnsi" w:cstheme="majorHAnsi"/>
          <w:sz w:val="22"/>
          <w:szCs w:val="22"/>
          <w:lang w:val="en-US"/>
        </w:rPr>
      </w:pPr>
      <w:r>
        <w:rPr>
          <w:rFonts w:asciiTheme="majorHAnsi" w:eastAsiaTheme="minorEastAsia" w:hAnsiTheme="majorHAnsi" w:cstheme="majorHAnsi"/>
          <w:noProof/>
          <w:sz w:val="22"/>
          <w:szCs w:val="22"/>
          <w:lang w:eastAsia="fr-FR"/>
        </w:rPr>
        <w:drawing>
          <wp:inline distT="0" distB="0" distL="0" distR="0" wp14:anchorId="78DB2D2F" wp14:editId="0B615BBD">
            <wp:extent cx="5475768" cy="129936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rotWithShape="1">
                    <a:blip r:embed="rId7"/>
                    <a:srcRect b="34026"/>
                    <a:stretch/>
                  </pic:blipFill>
                  <pic:spPr bwMode="auto">
                    <a:xfrm>
                      <a:off x="0" y="0"/>
                      <a:ext cx="5515770" cy="1308856"/>
                    </a:xfrm>
                    <a:prstGeom prst="rect">
                      <a:avLst/>
                    </a:prstGeom>
                    <a:ln>
                      <a:noFill/>
                    </a:ln>
                    <a:extLst>
                      <a:ext uri="{53640926-AAD7-44D8-BBD7-CCE9431645EC}">
                        <a14:shadowObscured xmlns:a14="http://schemas.microsoft.com/office/drawing/2010/main"/>
                      </a:ext>
                    </a:extLst>
                  </pic:spPr>
                </pic:pic>
              </a:graphicData>
            </a:graphic>
          </wp:inline>
        </w:drawing>
      </w:r>
    </w:p>
    <w:p w14:paraId="0A497A10" w14:textId="77777777" w:rsidR="009418C8" w:rsidRDefault="006140BB">
      <w:pPr>
        <w:pStyle w:val="Lgende"/>
        <w:rPr>
          <w:lang w:val="en-US"/>
        </w:rPr>
      </w:pPr>
      <w:r>
        <w:rPr>
          <w:rFonts w:eastAsiaTheme="minorEastAsia" w:cstheme="minorBidi"/>
          <w:lang w:val="en-US"/>
        </w:rPr>
        <w:t xml:space="preserve">Figure </w:t>
      </w:r>
      <w:r>
        <w:rPr>
          <w:rFonts w:eastAsiaTheme="minorEastAsia" w:cstheme="minorBidi"/>
          <w:lang w:val="en-US"/>
        </w:rPr>
        <w:fldChar w:fldCharType="begin"/>
      </w:r>
      <w:r>
        <w:rPr>
          <w:rFonts w:eastAsiaTheme="minorEastAsia" w:cstheme="minorBidi"/>
          <w:lang w:val="en-US"/>
        </w:rPr>
        <w:instrText xml:space="preserve"> SEQ Figure \* ARABIC </w:instrText>
      </w:r>
      <w:r>
        <w:rPr>
          <w:rFonts w:eastAsiaTheme="minorEastAsia" w:cstheme="minorBidi"/>
          <w:lang w:val="en-US"/>
        </w:rPr>
        <w:fldChar w:fldCharType="separate"/>
      </w:r>
      <w:r>
        <w:rPr>
          <w:rFonts w:eastAsiaTheme="minorEastAsia" w:cstheme="minorBidi"/>
          <w:lang w:val="en-US"/>
        </w:rPr>
        <w:t>1</w:t>
      </w:r>
      <w:r>
        <w:rPr>
          <w:rFonts w:eastAsiaTheme="minorEastAsia" w:cstheme="minorBidi"/>
          <w:lang w:val="en-US"/>
        </w:rPr>
        <w:fldChar w:fldCharType="end"/>
      </w:r>
      <w:r>
        <w:rPr>
          <w:rFonts w:eastAsiaTheme="minorEastAsia" w:cstheme="minorBidi"/>
          <w:lang w:val="en-US"/>
        </w:rPr>
        <w:t>: Meta-analysis framework</w:t>
      </w:r>
    </w:p>
    <w:p w14:paraId="3FDC654B"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The steps of the extraction are described sequentially in the present protocol :</w:t>
      </w:r>
    </w:p>
    <w:p w14:paraId="0526D1E8" w14:textId="77777777" w:rsidR="009418C8" w:rsidRDefault="006140BB">
      <w:pPr>
        <w:pStyle w:val="Paragraphedeliste"/>
        <w:numPr>
          <w:ilvl w:val="0"/>
          <w:numId w:val="20"/>
        </w:num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Web of Science query</w:t>
      </w:r>
    </w:p>
    <w:p w14:paraId="3D4F54B9" w14:textId="77777777" w:rsidR="009418C8" w:rsidRDefault="006140BB">
      <w:pPr>
        <w:pStyle w:val="Paragraphedeliste"/>
        <w:numPr>
          <w:ilvl w:val="0"/>
          <w:numId w:val="20"/>
        </w:num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Paper selection</w:t>
      </w:r>
    </w:p>
    <w:p w14:paraId="277213D3" w14:textId="77777777" w:rsidR="009418C8" w:rsidRDefault="006140BB">
      <w:pPr>
        <w:pStyle w:val="Paragraphedeliste"/>
        <w:numPr>
          <w:ilvl w:val="0"/>
          <w:numId w:val="20"/>
        </w:num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Meta-data extraction</w:t>
      </w:r>
    </w:p>
    <w:p w14:paraId="5E6F5E97" w14:textId="77777777" w:rsidR="009418C8" w:rsidRDefault="006140BB">
      <w:pPr>
        <w:pStyle w:val="Paragraphedeliste"/>
        <w:numPr>
          <w:ilvl w:val="0"/>
          <w:numId w:val="20"/>
        </w:num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Data extraction</w:t>
      </w:r>
    </w:p>
    <w:p w14:paraId="718CB7FF" w14:textId="77777777" w:rsidR="009418C8" w:rsidRDefault="006140BB">
      <w:pPr>
        <w:pStyle w:val="Titre1"/>
        <w:rPr>
          <w:lang w:val="en-US"/>
        </w:rPr>
      </w:pPr>
      <w:bookmarkStart w:id="4" w:name="_Toc93911817"/>
      <w:bookmarkStart w:id="5" w:name="_Toc193466877"/>
      <w:r>
        <w:rPr>
          <w:rFonts w:eastAsiaTheme="minorEastAsia" w:cstheme="minorBidi"/>
          <w:lang w:val="en-US"/>
        </w:rPr>
        <w:t>Web of science query</w:t>
      </w:r>
      <w:bookmarkEnd w:id="4"/>
      <w:bookmarkEnd w:id="5"/>
    </w:p>
    <w:p w14:paraId="3E7B961E"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AB=(( ("wood*product*" OR "timber" OR "wood residues"OR "wood waste" OR HWP OR "wood harvest" OR "wood production" ) AND ("carbon balance" OR "greenhouse gas*" OR "carbon dioxide"OR "carbon sink" OR "carbon *flux*" OR "CO2 flux*" OR "CO2 emission*" OR "carbon emission*" OR "GHG emission*" OR "climate change mitigation" OR (LCA AND( "global warming" OR "radiative forcing" ))) AND (  scenario* OR substitution OR LCA OR "life cycle"  OR "displacement factor*" OR "avoided emission*" OR "GHG saving*" OR "biogenic carbon" OR "biogenic CO2" OR "C* debt") AND (  ( silviculture OR "rotation" OR "species" OR "clearcut" OR "forest harvest*"OR "management practices" OR "harvest*intensity" OR "harvest*frequency" OR thinning OR "wood harvest*")OR ("supply chain*" OR HWP or "value chain*" OR "end-of-life" OR industr* OR cascad* OR "bioenergy facilit*")  OR ("innovat*" OR technolog* OR "low*energy building" OR "high*rise" )   ) ))</w:t>
      </w:r>
    </w:p>
    <w:p w14:paraId="263AC6B4"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Between 2000-01-01 and 2022-01-24.</w:t>
      </w:r>
    </w:p>
    <w:p w14:paraId="37E5BE02" w14:textId="77777777" w:rsidR="009418C8" w:rsidRDefault="006140BB">
      <w:pPr>
        <w:pStyle w:val="Titre1"/>
        <w:rPr>
          <w:lang w:val="en-US"/>
        </w:rPr>
      </w:pPr>
      <w:bookmarkStart w:id="6" w:name="_Toc93911818"/>
      <w:bookmarkStart w:id="7" w:name="_Toc73522140"/>
      <w:bookmarkStart w:id="8" w:name="_Toc73522502"/>
      <w:bookmarkStart w:id="9" w:name="_Toc93911819"/>
      <w:bookmarkStart w:id="10" w:name="_Toc193466878"/>
      <w:bookmarkEnd w:id="6"/>
      <w:r>
        <w:rPr>
          <w:rFonts w:eastAsiaTheme="minorEastAsia" w:cstheme="minorBidi"/>
          <w:lang w:val="en-US"/>
        </w:rPr>
        <w:t>Paper selection</w:t>
      </w:r>
      <w:bookmarkEnd w:id="7"/>
      <w:bookmarkEnd w:id="8"/>
      <w:bookmarkEnd w:id="9"/>
      <w:bookmarkEnd w:id="10"/>
    </w:p>
    <w:p w14:paraId="03B72BAC"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Before starting the actual data collection, each contributor will check that each paper fits the inclusion criteria. In case of exclusion the justifying criteria is recorded in the column “Exclusion”.</w:t>
      </w:r>
    </w:p>
    <w:p w14:paraId="251309E7" w14:textId="77777777" w:rsidR="009418C8" w:rsidRDefault="006140BB">
      <w:pPr>
        <w:pStyle w:val="Lgende"/>
        <w:rPr>
          <w:lang w:val="en-US"/>
        </w:rPr>
      </w:pPr>
      <w:bookmarkStart w:id="11" w:name="_Toc193466865"/>
      <w:r>
        <w:rPr>
          <w:rFonts w:eastAsiaTheme="minorEastAsia" w:cstheme="minorBidi"/>
          <w:lang w:val="en-US"/>
        </w:rPr>
        <w:t xml:space="preserve">Table </w:t>
      </w:r>
      <w:r>
        <w:rPr>
          <w:rFonts w:eastAsiaTheme="minorEastAsia" w:cstheme="minorBidi"/>
          <w:lang w:val="en-US"/>
        </w:rPr>
        <w:fldChar w:fldCharType="begin"/>
      </w:r>
      <w:r>
        <w:rPr>
          <w:rFonts w:eastAsiaTheme="minorEastAsia" w:cstheme="minorBidi"/>
          <w:lang w:val="en-US"/>
        </w:rPr>
        <w:instrText xml:space="preserve"> SEQ Table \* ARABIC </w:instrText>
      </w:r>
      <w:r>
        <w:rPr>
          <w:rFonts w:eastAsiaTheme="minorEastAsia" w:cstheme="minorBidi"/>
          <w:lang w:val="en-US"/>
        </w:rPr>
        <w:fldChar w:fldCharType="separate"/>
      </w:r>
      <w:r>
        <w:rPr>
          <w:rFonts w:eastAsiaTheme="minorEastAsia" w:cstheme="minorBidi"/>
          <w:lang w:val="en-US"/>
        </w:rPr>
        <w:t>2</w:t>
      </w:r>
      <w:r>
        <w:rPr>
          <w:rFonts w:eastAsiaTheme="minorEastAsia" w:cstheme="minorBidi"/>
          <w:lang w:val="en-US"/>
        </w:rPr>
        <w:fldChar w:fldCharType="end"/>
      </w:r>
      <w:r>
        <w:rPr>
          <w:rFonts w:eastAsiaTheme="minorEastAsia" w:cstheme="minorBidi"/>
          <w:lang w:val="en-US"/>
        </w:rPr>
        <w:t>: Ranked criteria for paper inclusion in the meta-analysis and label to record the exclusion reason in the database</w:t>
      </w:r>
      <w:bookmarkEnd w:id="11"/>
    </w:p>
    <w:tbl>
      <w:tblPr>
        <w:tblStyle w:val="Grilledutableau"/>
        <w:tblW w:w="0" w:type="auto"/>
        <w:tblInd w:w="-289" w:type="dxa"/>
        <w:tblLook w:val="04A0" w:firstRow="1" w:lastRow="0" w:firstColumn="1" w:lastColumn="0" w:noHBand="0" w:noVBand="1"/>
      </w:tblPr>
      <w:tblGrid>
        <w:gridCol w:w="993"/>
        <w:gridCol w:w="5933"/>
        <w:gridCol w:w="2425"/>
      </w:tblGrid>
      <w:tr w:rsidR="009418C8" w:rsidRPr="002257BC" w14:paraId="096D905F" w14:textId="77777777">
        <w:tc>
          <w:tcPr>
            <w:tcW w:w="993" w:type="dxa"/>
          </w:tcPr>
          <w:p w14:paraId="666FA108"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lastRenderedPageBreak/>
              <w:t>Priority rank</w:t>
            </w:r>
          </w:p>
        </w:tc>
        <w:tc>
          <w:tcPr>
            <w:tcW w:w="5933" w:type="dxa"/>
          </w:tcPr>
          <w:p w14:paraId="63819FFF" w14:textId="77777777" w:rsidR="009418C8" w:rsidRDefault="006140BB">
            <w:pPr>
              <w:pStyle w:val="Paragraphedeliste"/>
              <w:rPr>
                <w:lang w:val="en-US"/>
              </w:rPr>
            </w:pPr>
            <w:r>
              <w:rPr>
                <w:lang w:val="en-US"/>
              </w:rPr>
              <w:t>Criteria definition</w:t>
            </w:r>
          </w:p>
        </w:tc>
        <w:tc>
          <w:tcPr>
            <w:tcW w:w="2425" w:type="dxa"/>
          </w:tcPr>
          <w:p w14:paraId="7EE3EFA5"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If criteria is not matched, record in column “Exclusion”</w:t>
            </w:r>
          </w:p>
        </w:tc>
      </w:tr>
      <w:tr w:rsidR="009418C8" w14:paraId="394B3A2E" w14:textId="77777777">
        <w:tc>
          <w:tcPr>
            <w:tcW w:w="993" w:type="dxa"/>
          </w:tcPr>
          <w:p w14:paraId="4B4830B4"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1</w:t>
            </w:r>
          </w:p>
        </w:tc>
        <w:tc>
          <w:tcPr>
            <w:tcW w:w="5933" w:type="dxa"/>
          </w:tcPr>
          <w:p w14:paraId="2B8138F7"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The paper is a scientific journal article in English</w:t>
            </w:r>
          </w:p>
        </w:tc>
        <w:tc>
          <w:tcPr>
            <w:tcW w:w="2425" w:type="dxa"/>
          </w:tcPr>
          <w:p w14:paraId="177331D3"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“no journal ”</w:t>
            </w:r>
          </w:p>
        </w:tc>
      </w:tr>
      <w:tr w:rsidR="009418C8" w14:paraId="059EB3DA" w14:textId="77777777">
        <w:tc>
          <w:tcPr>
            <w:tcW w:w="993" w:type="dxa"/>
          </w:tcPr>
          <w:p w14:paraId="1603B7F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2</w:t>
            </w:r>
          </w:p>
        </w:tc>
        <w:tc>
          <w:tcPr>
            <w:tcW w:w="5933" w:type="dxa"/>
          </w:tcPr>
          <w:p w14:paraId="27B5AD51"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The paper is original research, not a review article</w:t>
            </w:r>
          </w:p>
        </w:tc>
        <w:tc>
          <w:tcPr>
            <w:tcW w:w="2425" w:type="dxa"/>
          </w:tcPr>
          <w:p w14:paraId="7FC6B871"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“review”</w:t>
            </w:r>
          </w:p>
        </w:tc>
      </w:tr>
      <w:tr w:rsidR="009418C8" w14:paraId="05063D33" w14:textId="77777777">
        <w:tc>
          <w:tcPr>
            <w:tcW w:w="993" w:type="dxa"/>
          </w:tcPr>
          <w:p w14:paraId="34665BC8"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3</w:t>
            </w:r>
          </w:p>
        </w:tc>
        <w:tc>
          <w:tcPr>
            <w:tcW w:w="5933" w:type="dxa"/>
          </w:tcPr>
          <w:p w14:paraId="55DBDA3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 xml:space="preserve">The paper contains </w:t>
            </w:r>
            <w:r>
              <w:rPr>
                <w:rFonts w:asciiTheme="majorHAnsi" w:hAnsiTheme="majorHAnsi" w:cstheme="majorHAnsi"/>
                <w:b/>
                <w:bCs/>
                <w:sz w:val="22"/>
                <w:szCs w:val="22"/>
                <w:lang w:val="en-US"/>
              </w:rPr>
              <w:t>estimates of either carbon sequestration or emission</w:t>
            </w:r>
            <w:r>
              <w:rPr>
                <w:rFonts w:asciiTheme="majorHAnsi" w:hAnsiTheme="majorHAnsi" w:cstheme="majorHAnsi"/>
                <w:sz w:val="22"/>
                <w:szCs w:val="22"/>
                <w:lang w:val="en-US"/>
              </w:rPr>
              <w:t>. Carbon values can either be absolute (e.g MtC, tCO2) or relative to wood, energy production or provided service (e.g kgCO2/MWh, MtC/Mtoe, tC/m</w:t>
            </w:r>
            <w:r>
              <w:rPr>
                <w:rFonts w:asciiTheme="majorHAnsi" w:hAnsiTheme="majorHAnsi" w:cstheme="majorHAnsi"/>
                <w:sz w:val="22"/>
                <w:szCs w:val="22"/>
                <w:vertAlign w:val="superscript"/>
                <w:lang w:val="en-US"/>
              </w:rPr>
              <w:t>2</w:t>
            </w:r>
            <w:r>
              <w:rPr>
                <w:rFonts w:asciiTheme="majorHAnsi" w:hAnsiTheme="majorHAnsi" w:cstheme="majorHAnsi"/>
                <w:sz w:val="22"/>
                <w:szCs w:val="22"/>
                <w:lang w:val="en-US"/>
              </w:rPr>
              <w:t>). Other impact variables are additional variables and their presence is only recorded as a metadata without the extraction of data. If a paper only contains the latter, the paper should not be considered.</w:t>
            </w:r>
          </w:p>
        </w:tc>
        <w:tc>
          <w:tcPr>
            <w:tcW w:w="2425" w:type="dxa"/>
          </w:tcPr>
          <w:p w14:paraId="6E4FC35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“No C output”</w:t>
            </w:r>
          </w:p>
        </w:tc>
      </w:tr>
      <w:tr w:rsidR="009418C8" w:rsidRPr="002257BC" w14:paraId="6DA16EAA" w14:textId="77777777">
        <w:tc>
          <w:tcPr>
            <w:tcW w:w="993" w:type="dxa"/>
          </w:tcPr>
          <w:p w14:paraId="5B667769"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4</w:t>
            </w:r>
          </w:p>
        </w:tc>
        <w:tc>
          <w:tcPr>
            <w:tcW w:w="5933" w:type="dxa"/>
          </w:tcPr>
          <w:p w14:paraId="04FFE598"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 xml:space="preserve">The C variable is </w:t>
            </w:r>
            <w:r>
              <w:rPr>
                <w:rFonts w:asciiTheme="majorHAnsi" w:hAnsiTheme="majorHAnsi" w:cstheme="majorHAnsi"/>
                <w:b/>
                <w:bCs/>
                <w:sz w:val="22"/>
                <w:szCs w:val="22"/>
                <w:lang w:val="en-US"/>
              </w:rPr>
              <w:t>cumulated or can be cumulated over a period of time (possibly infinite in the case of traditional LCAs).</w:t>
            </w:r>
          </w:p>
        </w:tc>
        <w:tc>
          <w:tcPr>
            <w:tcW w:w="2425" w:type="dxa"/>
          </w:tcPr>
          <w:p w14:paraId="6817A1A7"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“C var cannot be cumulated”</w:t>
            </w:r>
          </w:p>
        </w:tc>
      </w:tr>
      <w:tr w:rsidR="009418C8" w14:paraId="25D65877" w14:textId="77777777">
        <w:tc>
          <w:tcPr>
            <w:tcW w:w="993" w:type="dxa"/>
          </w:tcPr>
          <w:p w14:paraId="651F5848"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5</w:t>
            </w:r>
          </w:p>
        </w:tc>
        <w:tc>
          <w:tcPr>
            <w:tcW w:w="5933" w:type="dxa"/>
          </w:tcPr>
          <w:p w14:paraId="7E8AAAFA"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 xml:space="preserve">The carbon sequestration/emission estimates are associated with a change in, or two options for, one of the </w:t>
            </w:r>
            <w:r>
              <w:rPr>
                <w:rFonts w:asciiTheme="majorHAnsi" w:hAnsiTheme="majorHAnsi" w:cstheme="majorHAnsi"/>
                <w:b/>
                <w:bCs/>
                <w:sz w:val="22"/>
                <w:szCs w:val="22"/>
                <w:lang w:val="en-US"/>
              </w:rPr>
              <w:t>practice drivers</w:t>
            </w:r>
            <w:r>
              <w:rPr>
                <w:rFonts w:asciiTheme="majorHAnsi" w:hAnsiTheme="majorHAnsi" w:cstheme="majorHAnsi"/>
                <w:sz w:val="22"/>
                <w:szCs w:val="22"/>
                <w:lang w:val="en-US"/>
              </w:rPr>
              <w:t xml:space="preserve"> (silviculture, supply chain, technology), resulting in at least two explicit and distinct scenarios</w:t>
            </w:r>
          </w:p>
          <w:p w14:paraId="28CE3D72"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 xml:space="preserve"> </w:t>
            </w:r>
          </w:p>
          <w:p w14:paraId="0B180560" w14:textId="77777777" w:rsidR="009418C8" w:rsidRDefault="006140BB">
            <w:pPr>
              <w:rPr>
                <w:lang w:val="en-US"/>
              </w:rPr>
            </w:pPr>
            <w:r>
              <w:rPr>
                <w:rFonts w:asciiTheme="majorHAnsi" w:hAnsiTheme="majorHAnsi" w:cstheme="majorHAnsi"/>
                <w:sz w:val="22"/>
                <w:szCs w:val="22"/>
                <w:lang w:val="en-US"/>
              </w:rPr>
              <w:t xml:space="preserve">Drivers describing changes in surrounding conditions (Environmental change) are recorded and the associated data extracted, but are </w:t>
            </w:r>
            <w:r>
              <w:rPr>
                <w:rFonts w:asciiTheme="majorHAnsi" w:hAnsiTheme="majorHAnsi" w:cstheme="majorHAnsi"/>
                <w:b/>
                <w:bCs/>
                <w:sz w:val="22"/>
                <w:szCs w:val="22"/>
                <w:lang w:val="en-US"/>
              </w:rPr>
              <w:t xml:space="preserve">not sufficient for paper selection (eg. change in climatic conditions) if they cannot be linked to a change in practices as main driver. </w:t>
            </w:r>
            <w:r>
              <w:rPr>
                <w:rFonts w:asciiTheme="majorHAnsi" w:hAnsiTheme="majorHAnsi" w:cstheme="majorHAnsi"/>
                <w:sz w:val="22"/>
                <w:szCs w:val="22"/>
                <w:lang w:val="en-US"/>
              </w:rPr>
              <w:t>For example changes in wood demand, prices, … with a quantified impact on wood harvest are associated with the “unspecified harvest increase” driver. Changes in wood demand, prices, … with no information on wood harvest may be recorded as “increased forest area” driver if relevant. In both cases, the paper is included.</w:t>
            </w:r>
          </w:p>
        </w:tc>
        <w:tc>
          <w:tcPr>
            <w:tcW w:w="2425" w:type="dxa"/>
          </w:tcPr>
          <w:p w14:paraId="3392E7E0"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“no driver”</w:t>
            </w:r>
          </w:p>
        </w:tc>
      </w:tr>
      <w:tr w:rsidR="00B55F9B" w14:paraId="123A0FAC" w14:textId="77777777">
        <w:tc>
          <w:tcPr>
            <w:tcW w:w="993" w:type="dxa"/>
          </w:tcPr>
          <w:p w14:paraId="2B0C89C6" w14:textId="77777777" w:rsidR="00B55F9B" w:rsidRDefault="00B55F9B">
            <w:pPr>
              <w:rPr>
                <w:rFonts w:asciiTheme="majorHAnsi" w:hAnsiTheme="majorHAnsi" w:cstheme="majorHAnsi"/>
                <w:sz w:val="22"/>
                <w:szCs w:val="22"/>
                <w:lang w:val="en-US"/>
              </w:rPr>
            </w:pPr>
            <w:r>
              <w:rPr>
                <w:rFonts w:asciiTheme="majorHAnsi" w:hAnsiTheme="majorHAnsi" w:cstheme="majorHAnsi"/>
                <w:sz w:val="22"/>
                <w:szCs w:val="22"/>
                <w:lang w:val="en-US"/>
              </w:rPr>
              <w:t>6</w:t>
            </w:r>
          </w:p>
        </w:tc>
        <w:tc>
          <w:tcPr>
            <w:tcW w:w="5933" w:type="dxa"/>
          </w:tcPr>
          <w:p w14:paraId="1B0E41C8" w14:textId="77777777" w:rsidR="00B55F9B" w:rsidRDefault="00B55F9B">
            <w:pPr>
              <w:rPr>
                <w:rFonts w:asciiTheme="majorHAnsi" w:hAnsiTheme="majorHAnsi" w:cstheme="majorHAnsi"/>
                <w:sz w:val="22"/>
                <w:szCs w:val="22"/>
                <w:lang w:val="en-US"/>
              </w:rPr>
            </w:pPr>
            <w:r>
              <w:rPr>
                <w:rFonts w:asciiTheme="majorHAnsi" w:hAnsiTheme="majorHAnsi" w:cstheme="majorHAnsi"/>
                <w:sz w:val="22"/>
                <w:szCs w:val="22"/>
                <w:lang w:val="en-US"/>
              </w:rPr>
              <w:t xml:space="preserve">The paper contains estimates of wood </w:t>
            </w:r>
            <w:r w:rsidR="00CA21A3">
              <w:rPr>
                <w:rFonts w:asciiTheme="majorHAnsi" w:hAnsiTheme="majorHAnsi" w:cstheme="majorHAnsi"/>
                <w:sz w:val="22"/>
                <w:szCs w:val="22"/>
                <w:lang w:val="en-US"/>
              </w:rPr>
              <w:t xml:space="preserve">amount </w:t>
            </w:r>
            <w:r>
              <w:rPr>
                <w:rFonts w:asciiTheme="majorHAnsi" w:hAnsiTheme="majorHAnsi" w:cstheme="majorHAnsi"/>
                <w:sz w:val="22"/>
                <w:szCs w:val="22"/>
                <w:lang w:val="en-US"/>
              </w:rPr>
              <w:t>harvest</w:t>
            </w:r>
            <w:r w:rsidR="00CA21A3">
              <w:rPr>
                <w:rFonts w:asciiTheme="majorHAnsi" w:hAnsiTheme="majorHAnsi" w:cstheme="majorHAnsi"/>
                <w:sz w:val="22"/>
                <w:szCs w:val="22"/>
                <w:lang w:val="en-US"/>
              </w:rPr>
              <w:t>ed</w:t>
            </w:r>
            <w:r>
              <w:rPr>
                <w:rFonts w:asciiTheme="majorHAnsi" w:hAnsiTheme="majorHAnsi" w:cstheme="majorHAnsi"/>
                <w:sz w:val="22"/>
                <w:szCs w:val="22"/>
                <w:lang w:val="en-US"/>
              </w:rPr>
              <w:t xml:space="preserve"> or use</w:t>
            </w:r>
            <w:r w:rsidR="00CA21A3">
              <w:rPr>
                <w:rFonts w:asciiTheme="majorHAnsi" w:hAnsiTheme="majorHAnsi" w:cstheme="majorHAnsi"/>
                <w:sz w:val="22"/>
                <w:szCs w:val="22"/>
                <w:lang w:val="en-US"/>
              </w:rPr>
              <w:t>d</w:t>
            </w:r>
            <w:r>
              <w:rPr>
                <w:rFonts w:asciiTheme="majorHAnsi" w:hAnsiTheme="majorHAnsi" w:cstheme="majorHAnsi"/>
                <w:sz w:val="22"/>
                <w:szCs w:val="22"/>
                <w:lang w:val="en-US"/>
              </w:rPr>
              <w:t xml:space="preserve"> for both carbon balance estimates.</w:t>
            </w:r>
          </w:p>
        </w:tc>
        <w:tc>
          <w:tcPr>
            <w:tcW w:w="2425" w:type="dxa"/>
          </w:tcPr>
          <w:p w14:paraId="0CFE48C3" w14:textId="77777777" w:rsidR="00B55F9B" w:rsidRDefault="00B55F9B">
            <w:pPr>
              <w:rPr>
                <w:rFonts w:asciiTheme="majorHAnsi" w:hAnsiTheme="majorHAnsi" w:cstheme="majorHAnsi"/>
                <w:sz w:val="22"/>
                <w:szCs w:val="22"/>
                <w:lang w:val="en-US"/>
              </w:rPr>
            </w:pPr>
            <w:r>
              <w:rPr>
                <w:rFonts w:asciiTheme="majorHAnsi" w:hAnsiTheme="majorHAnsi" w:cstheme="majorHAnsi"/>
                <w:sz w:val="22"/>
                <w:szCs w:val="22"/>
                <w:lang w:val="en-US"/>
              </w:rPr>
              <w:t>“no wood”</w:t>
            </w:r>
          </w:p>
        </w:tc>
      </w:tr>
      <w:tr w:rsidR="009418C8" w14:paraId="0F9752F4" w14:textId="77777777">
        <w:tc>
          <w:tcPr>
            <w:tcW w:w="993" w:type="dxa"/>
          </w:tcPr>
          <w:p w14:paraId="5878011D" w14:textId="77777777" w:rsidR="009418C8" w:rsidRDefault="00B55F9B">
            <w:pPr>
              <w:rPr>
                <w:rFonts w:asciiTheme="majorHAnsi" w:hAnsiTheme="majorHAnsi" w:cstheme="majorHAnsi"/>
                <w:sz w:val="22"/>
                <w:szCs w:val="22"/>
                <w:lang w:val="en-US"/>
              </w:rPr>
            </w:pPr>
            <w:r>
              <w:rPr>
                <w:rFonts w:asciiTheme="majorHAnsi" w:hAnsiTheme="majorHAnsi" w:cstheme="majorHAnsi"/>
                <w:sz w:val="22"/>
                <w:szCs w:val="22"/>
                <w:lang w:val="en-US"/>
              </w:rPr>
              <w:t>7</w:t>
            </w:r>
          </w:p>
        </w:tc>
        <w:tc>
          <w:tcPr>
            <w:tcW w:w="5933" w:type="dxa"/>
          </w:tcPr>
          <w:p w14:paraId="0ECFA841"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At least one C estimate for two compared scenarii rely on identical perimeters. Only those pairs with identical perimeters are extracted.</w:t>
            </w:r>
          </w:p>
        </w:tc>
        <w:tc>
          <w:tcPr>
            <w:tcW w:w="2425" w:type="dxa"/>
          </w:tcPr>
          <w:p w14:paraId="4F767C9C"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“different perimeters”</w:t>
            </w:r>
          </w:p>
        </w:tc>
      </w:tr>
      <w:tr w:rsidR="009418C8" w14:paraId="5E5F3C0C" w14:textId="77777777">
        <w:tc>
          <w:tcPr>
            <w:tcW w:w="993" w:type="dxa"/>
          </w:tcPr>
          <w:p w14:paraId="3B560BCB" w14:textId="77777777" w:rsidR="009418C8" w:rsidRDefault="00B55F9B">
            <w:pPr>
              <w:rPr>
                <w:rFonts w:asciiTheme="majorHAnsi" w:hAnsiTheme="majorHAnsi" w:cstheme="majorHAnsi"/>
                <w:sz w:val="22"/>
                <w:szCs w:val="22"/>
                <w:lang w:val="en-US"/>
              </w:rPr>
            </w:pPr>
            <w:r>
              <w:rPr>
                <w:rFonts w:asciiTheme="majorHAnsi" w:hAnsiTheme="majorHAnsi" w:cstheme="majorHAnsi"/>
                <w:sz w:val="22"/>
                <w:szCs w:val="22"/>
                <w:lang w:val="en-US"/>
              </w:rPr>
              <w:t>8</w:t>
            </w:r>
          </w:p>
        </w:tc>
        <w:tc>
          <w:tcPr>
            <w:tcW w:w="5933" w:type="dxa"/>
          </w:tcPr>
          <w:p w14:paraId="6F0F4A94"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If all criteria are met, the paper is selected for data extraction</w:t>
            </w:r>
          </w:p>
        </w:tc>
        <w:tc>
          <w:tcPr>
            <w:tcW w:w="2425" w:type="dxa"/>
          </w:tcPr>
          <w:p w14:paraId="38ACF5D2"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“included”</w:t>
            </w:r>
          </w:p>
        </w:tc>
      </w:tr>
    </w:tbl>
    <w:p w14:paraId="068F927F" w14:textId="77777777" w:rsidR="009418C8" w:rsidRDefault="009418C8">
      <w:pPr>
        <w:rPr>
          <w:rFonts w:asciiTheme="majorHAnsi" w:eastAsiaTheme="minorEastAsia" w:hAnsiTheme="majorHAnsi" w:cstheme="majorHAnsi"/>
          <w:sz w:val="22"/>
          <w:szCs w:val="22"/>
          <w:lang w:val="en-US"/>
        </w:rPr>
      </w:pPr>
    </w:p>
    <w:p w14:paraId="4CF3C876" w14:textId="77777777" w:rsidR="009418C8" w:rsidRDefault="006140BB">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After the data extraction phase, a verification phase will take place where all excluded papers will be double-checked by a second reviewer ensuring no paper was erroneously excluded.</w:t>
      </w:r>
    </w:p>
    <w:p w14:paraId="3821AD04" w14:textId="77777777" w:rsidR="002257BC" w:rsidRDefault="002257BC">
      <w:pPr>
        <w:rPr>
          <w:rFonts w:asciiTheme="majorHAnsi" w:eastAsiaTheme="minorEastAsia" w:hAnsiTheme="majorHAnsi" w:cstheme="majorHAnsi"/>
          <w:sz w:val="22"/>
          <w:szCs w:val="22"/>
          <w:lang w:val="en-US"/>
        </w:rPr>
      </w:pPr>
    </w:p>
    <w:p w14:paraId="63B75F7A" w14:textId="63555000" w:rsidR="00B2289E" w:rsidRDefault="00B2289E">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Data </w:t>
      </w:r>
      <w:r w:rsidR="002257BC">
        <w:rPr>
          <w:rFonts w:asciiTheme="majorHAnsi" w:eastAsiaTheme="minorEastAsia" w:hAnsiTheme="majorHAnsi" w:cstheme="majorHAnsi"/>
          <w:sz w:val="22"/>
          <w:szCs w:val="22"/>
          <w:lang w:val="en-US"/>
        </w:rPr>
        <w:t xml:space="preserve">needed to meet the inclusion criteria </w:t>
      </w:r>
      <w:r>
        <w:rPr>
          <w:rFonts w:asciiTheme="majorHAnsi" w:eastAsiaTheme="minorEastAsia" w:hAnsiTheme="majorHAnsi" w:cstheme="majorHAnsi"/>
          <w:sz w:val="22"/>
          <w:szCs w:val="22"/>
          <w:lang w:val="en-US"/>
        </w:rPr>
        <w:t xml:space="preserve">can be </w:t>
      </w:r>
      <w:r w:rsidR="002257BC">
        <w:rPr>
          <w:rFonts w:asciiTheme="majorHAnsi" w:eastAsiaTheme="minorEastAsia" w:hAnsiTheme="majorHAnsi" w:cstheme="majorHAnsi"/>
          <w:sz w:val="22"/>
          <w:szCs w:val="22"/>
          <w:lang w:val="en-US"/>
        </w:rPr>
        <w:t>taken</w:t>
      </w:r>
      <w:r>
        <w:rPr>
          <w:rFonts w:asciiTheme="majorHAnsi" w:eastAsiaTheme="minorEastAsia" w:hAnsiTheme="majorHAnsi" w:cstheme="majorHAnsi"/>
          <w:sz w:val="22"/>
          <w:szCs w:val="22"/>
          <w:lang w:val="en-US"/>
        </w:rPr>
        <w:t xml:space="preserve"> from the article’s main body, the supplementary materials or companion technical papers if referred to explicitly in the paper.</w:t>
      </w:r>
    </w:p>
    <w:p w14:paraId="3F5E24CB" w14:textId="77777777" w:rsidR="009418C8" w:rsidRDefault="006140BB">
      <w:pPr>
        <w:pStyle w:val="Titre1"/>
        <w:rPr>
          <w:lang w:val="en-US"/>
        </w:rPr>
      </w:pPr>
      <w:bookmarkStart w:id="12" w:name="_Toc193466879"/>
      <w:r>
        <w:rPr>
          <w:lang w:val="en-US"/>
        </w:rPr>
        <w:t>Database structure</w:t>
      </w:r>
      <w:bookmarkEnd w:id="12"/>
    </w:p>
    <w:p w14:paraId="19B655FE"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Each line of the spreadsheet records the comparison in the carbon balance due to a change in at least one driver and provides the context of this data comparison. The implication is that one paper can be the object of </w:t>
      </w:r>
      <w:r>
        <w:rPr>
          <w:rFonts w:asciiTheme="majorHAnsi" w:eastAsiaTheme="minorEastAsia" w:hAnsiTheme="majorHAnsi" w:cstheme="majorHAnsi"/>
          <w:b/>
          <w:bCs/>
          <w:sz w:val="22"/>
          <w:szCs w:val="22"/>
          <w:lang w:val="en-US"/>
        </w:rPr>
        <w:t xml:space="preserve">several lines if several variables, drivers, model boundaries, or repetitions are covered by the </w:t>
      </w:r>
      <w:r w:rsidR="003F6E72">
        <w:rPr>
          <w:rFonts w:asciiTheme="majorHAnsi" w:eastAsiaTheme="minorEastAsia" w:hAnsiTheme="majorHAnsi" w:cstheme="majorHAnsi"/>
          <w:b/>
          <w:bCs/>
          <w:sz w:val="22"/>
          <w:szCs w:val="22"/>
          <w:lang w:val="en-US"/>
        </w:rPr>
        <w:t>paper</w:t>
      </w:r>
      <w:r>
        <w:rPr>
          <w:rFonts w:asciiTheme="majorHAnsi" w:eastAsiaTheme="minorEastAsia" w:hAnsiTheme="majorHAnsi" w:cstheme="majorHAnsi"/>
          <w:sz w:val="22"/>
          <w:szCs w:val="22"/>
          <w:lang w:val="en-US"/>
        </w:rPr>
        <w:t>. In such case, the metadata in each line may differ</w:t>
      </w:r>
      <w:r w:rsidR="003F6E72">
        <w:rPr>
          <w:rFonts w:asciiTheme="majorHAnsi" w:eastAsiaTheme="minorEastAsia" w:hAnsiTheme="majorHAnsi" w:cstheme="majorHAnsi"/>
          <w:sz w:val="22"/>
          <w:szCs w:val="22"/>
          <w:lang w:val="en-US"/>
        </w:rPr>
        <w:t xml:space="preserve"> or not</w:t>
      </w:r>
      <w:r>
        <w:rPr>
          <w:rFonts w:asciiTheme="majorHAnsi" w:eastAsiaTheme="minorEastAsia" w:hAnsiTheme="majorHAnsi" w:cstheme="majorHAnsi"/>
          <w:sz w:val="22"/>
          <w:szCs w:val="22"/>
          <w:lang w:val="en-US"/>
        </w:rPr>
        <w:t>.</w:t>
      </w:r>
      <w:r w:rsidR="003F6E72">
        <w:rPr>
          <w:rFonts w:asciiTheme="majorHAnsi" w:eastAsiaTheme="minorEastAsia" w:hAnsiTheme="majorHAnsi" w:cstheme="majorHAnsi"/>
          <w:sz w:val="22"/>
          <w:szCs w:val="22"/>
          <w:lang w:val="en-US"/>
        </w:rPr>
        <w:t xml:space="preserve"> Records</w:t>
      </w:r>
      <w:r w:rsidR="003F6E72">
        <w:rPr>
          <w:rFonts w:asciiTheme="majorHAnsi" w:hAnsiTheme="majorHAnsi" w:cstheme="majorHAnsi"/>
          <w:sz w:val="22"/>
          <w:szCs w:val="22"/>
          <w:lang w:val="en-US"/>
        </w:rPr>
        <w:t xml:space="preserve"> may have similar or different values for each column depending on whether they represent repetitions of the same assessment, or different driver evaluations.</w:t>
      </w:r>
    </w:p>
    <w:p w14:paraId="030DA760" w14:textId="77777777" w:rsidR="00831EDA" w:rsidRDefault="00831EDA">
      <w:pPr>
        <w:rPr>
          <w:rFonts w:asciiTheme="majorHAnsi" w:hAnsiTheme="majorHAnsi" w:cstheme="majorHAnsi"/>
          <w:sz w:val="22"/>
          <w:szCs w:val="22"/>
          <w:lang w:val="en-US"/>
        </w:rPr>
      </w:pPr>
    </w:p>
    <w:p w14:paraId="3DDAC6E5" w14:textId="77777777" w:rsidR="00831EDA" w:rsidRDefault="00831EDA" w:rsidP="00831EDA">
      <w:pPr>
        <w:rPr>
          <w:rFonts w:asciiTheme="majorHAnsi" w:hAnsiTheme="majorHAnsi" w:cstheme="majorHAnsi"/>
          <w:sz w:val="22"/>
          <w:szCs w:val="22"/>
          <w:lang w:val="en-US"/>
        </w:rPr>
      </w:pPr>
      <w:bookmarkStart w:id="13" w:name="_Toc193466866"/>
      <w:r>
        <w:rPr>
          <w:rFonts w:asciiTheme="majorHAnsi" w:eastAsiaTheme="minorEastAsia" w:hAnsiTheme="majorHAnsi" w:cstheme="majorHAnsi"/>
          <w:sz w:val="22"/>
          <w:szCs w:val="22"/>
          <w:lang w:val="en-US"/>
        </w:rPr>
        <w:t xml:space="preserve">Table </w:t>
      </w:r>
      <w:r>
        <w:rPr>
          <w:rFonts w:asciiTheme="majorHAnsi" w:eastAsiaTheme="minorEastAsia" w:hAnsiTheme="majorHAnsi" w:cstheme="majorHAnsi"/>
          <w:sz w:val="22"/>
          <w:szCs w:val="22"/>
          <w:lang w:val="en-US"/>
        </w:rPr>
        <w:fldChar w:fldCharType="begin"/>
      </w:r>
      <w:r>
        <w:rPr>
          <w:rFonts w:asciiTheme="majorHAnsi" w:eastAsiaTheme="minorEastAsia" w:hAnsiTheme="majorHAnsi" w:cstheme="majorHAnsi"/>
          <w:sz w:val="22"/>
          <w:szCs w:val="22"/>
          <w:lang w:val="en-US"/>
        </w:rPr>
        <w:instrText xml:space="preserve"> SEQ Table \* ARABIC </w:instrText>
      </w:r>
      <w:r>
        <w:rPr>
          <w:rFonts w:asciiTheme="majorHAnsi" w:eastAsiaTheme="minorEastAsia" w:hAnsiTheme="majorHAnsi" w:cstheme="majorHAnsi"/>
          <w:sz w:val="22"/>
          <w:szCs w:val="22"/>
          <w:lang w:val="en-US"/>
        </w:rPr>
        <w:fldChar w:fldCharType="separate"/>
      </w:r>
      <w:r>
        <w:rPr>
          <w:rFonts w:asciiTheme="majorHAnsi" w:eastAsiaTheme="minorEastAsia" w:hAnsiTheme="majorHAnsi" w:cstheme="majorHAnsi"/>
          <w:sz w:val="22"/>
          <w:szCs w:val="22"/>
          <w:lang w:val="en-US"/>
        </w:rPr>
        <w:t>3</w:t>
      </w:r>
      <w:r>
        <w:rPr>
          <w:rFonts w:asciiTheme="majorHAnsi" w:eastAsiaTheme="minorEastAsia" w:hAnsiTheme="majorHAnsi" w:cstheme="majorHAnsi"/>
          <w:sz w:val="22"/>
          <w:szCs w:val="22"/>
          <w:lang w:val="en-US"/>
        </w:rPr>
        <w:fldChar w:fldCharType="end"/>
      </w:r>
      <w:r>
        <w:rPr>
          <w:rFonts w:asciiTheme="majorHAnsi" w:eastAsiaTheme="minorEastAsia" w:hAnsiTheme="majorHAnsi" w:cstheme="majorHAnsi"/>
          <w:sz w:val="22"/>
          <w:szCs w:val="22"/>
          <w:lang w:val="en-US"/>
        </w:rPr>
        <w:t xml:space="preserve"> : </w:t>
      </w:r>
      <w:r>
        <w:rPr>
          <w:rFonts w:asciiTheme="majorHAnsi" w:hAnsiTheme="majorHAnsi" w:cstheme="majorHAnsi"/>
          <w:sz w:val="22"/>
          <w:szCs w:val="22"/>
          <w:lang w:val="en-US"/>
        </w:rPr>
        <w:t>The database is organized into 3 levels of sections.</w:t>
      </w:r>
      <w:bookmarkEnd w:id="13"/>
      <w:r>
        <w:rPr>
          <w:rFonts w:asciiTheme="majorHAnsi" w:hAnsiTheme="majorHAnsi" w:cstheme="majorHAnsi"/>
          <w:sz w:val="22"/>
          <w:szCs w:val="22"/>
          <w:lang w:val="en-US"/>
        </w:rPr>
        <w:t xml:space="preserve"> </w:t>
      </w:r>
    </w:p>
    <w:p w14:paraId="0D0D21CE" w14:textId="77777777" w:rsidR="00831EDA" w:rsidRDefault="00831EDA" w:rsidP="00831EDA">
      <w:pPr>
        <w:rPr>
          <w:rFonts w:asciiTheme="majorHAnsi" w:hAnsiTheme="majorHAnsi" w:cstheme="majorHAnsi"/>
          <w:sz w:val="22"/>
          <w:szCs w:val="22"/>
          <w:lang w:val="en-US"/>
        </w:rPr>
      </w:pPr>
    </w:p>
    <w:p w14:paraId="4BD68173" w14:textId="3FCB8A16" w:rsidR="00831EDA" w:rsidRDefault="00831EDA" w:rsidP="00831EDA">
      <w:pPr>
        <w:rPr>
          <w:noProof/>
          <w:lang w:val="en-US"/>
        </w:rPr>
      </w:pPr>
      <w:r>
        <w:rPr>
          <w:noProof/>
          <w:lang w:val="en-US"/>
        </w:rPr>
        <mc:AlternateContent>
          <mc:Choice Requires="wps">
            <w:drawing>
              <wp:anchor distT="0" distB="0" distL="114300" distR="114300" simplePos="0" relativeHeight="251658240" behindDoc="0" locked="0" layoutInCell="1" allowOverlap="1" wp14:anchorId="31091849" wp14:editId="44F56BF4">
                <wp:simplePos x="0" y="0"/>
                <wp:positionH relativeFrom="column">
                  <wp:posOffset>0</wp:posOffset>
                </wp:positionH>
                <wp:positionV relativeFrom="paragraph">
                  <wp:posOffset>0</wp:posOffset>
                </wp:positionV>
                <wp:extent cx="635000" cy="635000"/>
                <wp:effectExtent l="0" t="0" r="0" b="0"/>
                <wp:wrapNone/>
                <wp:docPr id="1940301809" name="AutoShape 7"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6C5DB" id="AutoShape 7"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">
                <v:stroke joinstyle="round"/>
                <v:path arrowok="t"/>
              </v:rect>
            </w:pict>
          </mc:Fallback>
        </mc:AlternateContent>
      </w:r>
      <w:ins w:id="14" w:author="Aude Valade" w:date="2025-07-01T14:04:00Z">
        <w:r w:rsidR="00B94ABA">
          <w:rPr>
            <w:noProof/>
            <w:lang w:val="en-US"/>
          </w:rPr>
          <w:object w:dxaOrig="6660" w:dyaOrig="7040" w14:anchorId="214BEE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3pt;height:352.3pt;mso-width-percent:0;mso-height-percent:0;mso-width-percent:0;mso-height-percent:0" o:ole="">
              <v:imagedata r:id="rId8" o:title=""/>
            </v:shape>
            <o:OLEObject Type="Embed" ProgID="Excel.Sheet.12" ShapeID="_x0000_i1025" DrawAspect="Content" ObjectID="_1812883825" r:id="rId9"/>
          </w:object>
        </w:r>
      </w:ins>
    </w:p>
    <w:p w14:paraId="7F30F9A8" w14:textId="77777777" w:rsidR="00831EDA" w:rsidRDefault="00831EDA">
      <w:pPr>
        <w:rPr>
          <w:rFonts w:asciiTheme="majorHAnsi" w:eastAsiaTheme="minorEastAsia" w:hAnsiTheme="majorHAnsi" w:cstheme="majorHAnsi"/>
          <w:sz w:val="22"/>
          <w:szCs w:val="22"/>
          <w:lang w:val="en-US"/>
        </w:rPr>
      </w:pPr>
    </w:p>
    <w:p w14:paraId="14E69CEB" w14:textId="77777777" w:rsidR="009418C8" w:rsidRPr="006D3E4A" w:rsidRDefault="00935FDE">
      <w:pPr>
        <w:rPr>
          <w:rFonts w:asciiTheme="majorHAnsi" w:eastAsiaTheme="minorEastAsia" w:hAnsiTheme="majorHAnsi" w:cstheme="majorHAnsi"/>
          <w:b/>
          <w:bCs/>
          <w:sz w:val="22"/>
          <w:szCs w:val="22"/>
          <w:lang w:val="en-US"/>
        </w:rPr>
      </w:pPr>
      <w:r w:rsidRPr="006D3E4A">
        <w:rPr>
          <w:rFonts w:asciiTheme="majorHAnsi" w:eastAsiaTheme="minorEastAsia" w:hAnsiTheme="majorHAnsi" w:cstheme="majorHAnsi"/>
          <w:b/>
          <w:bCs/>
          <w:sz w:val="22"/>
          <w:szCs w:val="22"/>
          <w:lang w:val="en-US"/>
        </w:rPr>
        <w:t>Grey-header columns are automatically calculated columns that should not be manually filled out.</w:t>
      </w:r>
    </w:p>
    <w:p w14:paraId="6E1E92A6" w14:textId="77777777" w:rsidR="00935FDE" w:rsidRDefault="00935FDE">
      <w:pPr>
        <w:rPr>
          <w:rFonts w:asciiTheme="majorHAnsi" w:eastAsiaTheme="minorEastAsia" w:hAnsiTheme="majorHAnsi" w:cstheme="majorHAnsi"/>
          <w:sz w:val="22"/>
          <w:szCs w:val="22"/>
          <w:lang w:val="en-US"/>
        </w:rPr>
      </w:pPr>
    </w:p>
    <w:p w14:paraId="25ECDBC0" w14:textId="77777777" w:rsidR="00831EDA" w:rsidRDefault="00F85225" w:rsidP="00831EDA">
      <w:pPr>
        <w:rPr>
          <w:rFonts w:asciiTheme="majorHAnsi" w:hAnsiTheme="majorHAnsi" w:cstheme="majorHAnsi"/>
          <w:sz w:val="22"/>
          <w:szCs w:val="22"/>
          <w:lang w:val="en-US"/>
        </w:rPr>
      </w:pPr>
      <w:r>
        <w:rPr>
          <w:rFonts w:asciiTheme="majorHAnsi" w:hAnsiTheme="majorHAnsi" w:cstheme="majorHAnsi"/>
          <w:sz w:val="22"/>
          <w:szCs w:val="22"/>
          <w:lang w:val="en-US"/>
        </w:rPr>
        <w:t>C</w:t>
      </w:r>
      <w:r w:rsidR="006140BB">
        <w:rPr>
          <w:rFonts w:asciiTheme="majorHAnsi" w:hAnsiTheme="majorHAnsi" w:cstheme="majorHAnsi"/>
          <w:sz w:val="22"/>
          <w:szCs w:val="22"/>
          <w:lang w:val="en-US"/>
        </w:rPr>
        <w:t>olumn</w:t>
      </w:r>
      <w:r w:rsidR="003F6E72">
        <w:rPr>
          <w:rFonts w:asciiTheme="majorHAnsi" w:hAnsiTheme="majorHAnsi" w:cstheme="majorHAnsi"/>
          <w:sz w:val="22"/>
          <w:szCs w:val="22"/>
          <w:lang w:val="en-US"/>
        </w:rPr>
        <w:t>s</w:t>
      </w:r>
      <w:r w:rsidR="006140BB">
        <w:rPr>
          <w:rFonts w:asciiTheme="majorHAnsi" w:hAnsiTheme="majorHAnsi" w:cstheme="majorHAnsi"/>
          <w:sz w:val="22"/>
          <w:szCs w:val="22"/>
          <w:lang w:val="en-US"/>
        </w:rPr>
        <w:t xml:space="preserve"> of sections "Metadata” </w:t>
      </w:r>
      <w:r w:rsidR="003F6E72">
        <w:rPr>
          <w:rFonts w:asciiTheme="majorHAnsi" w:hAnsiTheme="majorHAnsi" w:cstheme="majorHAnsi"/>
          <w:sz w:val="22"/>
          <w:szCs w:val="22"/>
          <w:lang w:val="en-US"/>
        </w:rPr>
        <w:t>describe the publication details</w:t>
      </w:r>
      <w:r w:rsidR="00424E11">
        <w:rPr>
          <w:rFonts w:asciiTheme="majorHAnsi" w:hAnsiTheme="majorHAnsi" w:cstheme="majorHAnsi"/>
          <w:sz w:val="22"/>
          <w:szCs w:val="22"/>
          <w:lang w:val="en-US"/>
        </w:rPr>
        <w:t>, they are identical for all records of a given publication</w:t>
      </w:r>
      <w:r w:rsidR="003F6E72">
        <w:rPr>
          <w:rFonts w:asciiTheme="majorHAnsi" w:hAnsiTheme="majorHAnsi" w:cstheme="majorHAnsi"/>
          <w:sz w:val="22"/>
          <w:szCs w:val="22"/>
          <w:lang w:val="en-US"/>
        </w:rPr>
        <w:t xml:space="preserve">. All other columns describe the experiments that are extracted from the publication. </w:t>
      </w:r>
      <w:r w:rsidR="00831EDA">
        <w:rPr>
          <w:rFonts w:asciiTheme="majorHAnsi" w:eastAsiaTheme="minorEastAsia" w:hAnsiTheme="majorHAnsi" w:cstheme="majorHAnsi"/>
          <w:sz w:val="22"/>
          <w:szCs w:val="22"/>
          <w:lang w:val="en-US"/>
        </w:rPr>
        <w:t>The paper details are extracted from the Webofscience search tool. Details include source title, author keywords, keywords plus, authors, article title, abstract, journal ISO abbreviation, publication year, DOI. When two papers have the same first author and year, the column multipaper_index is filled with a,b… to differentiate the papers. The column PaperID is automatically generated from the previous columns in the form of author_year or author_yearindex. For example Chen_2020a and Chen_2020b.</w:t>
      </w:r>
    </w:p>
    <w:p w14:paraId="0AB70887" w14:textId="77777777" w:rsidR="00424E11" w:rsidRDefault="00424E11">
      <w:pPr>
        <w:rPr>
          <w:rFonts w:asciiTheme="majorHAnsi" w:hAnsiTheme="majorHAnsi" w:cstheme="majorHAnsi"/>
          <w:sz w:val="22"/>
          <w:szCs w:val="22"/>
          <w:lang w:val="en-US"/>
        </w:rPr>
      </w:pPr>
    </w:p>
    <w:p w14:paraId="2ACEEA3A" w14:textId="77777777" w:rsidR="009418C8" w:rsidRDefault="003F6E72">
      <w:pPr>
        <w:rPr>
          <w:rFonts w:asciiTheme="majorHAnsi" w:hAnsiTheme="majorHAnsi" w:cstheme="majorHAnsi"/>
          <w:sz w:val="22"/>
          <w:szCs w:val="22"/>
          <w:lang w:val="en-US"/>
        </w:rPr>
      </w:pPr>
      <w:r>
        <w:rPr>
          <w:rFonts w:asciiTheme="majorHAnsi" w:hAnsiTheme="majorHAnsi" w:cstheme="majorHAnsi"/>
          <w:sz w:val="22"/>
          <w:szCs w:val="22"/>
          <w:lang w:val="en-US"/>
        </w:rPr>
        <w:t xml:space="preserve">Columns of section </w:t>
      </w:r>
      <w:r w:rsidR="006140BB">
        <w:rPr>
          <w:rFonts w:asciiTheme="majorHAnsi" w:hAnsiTheme="majorHAnsi" w:cstheme="majorHAnsi"/>
          <w:sz w:val="22"/>
          <w:szCs w:val="22"/>
          <w:lang w:val="en-US"/>
        </w:rPr>
        <w:t>“Model”</w:t>
      </w:r>
      <w:r w:rsidR="00F85225">
        <w:rPr>
          <w:rFonts w:asciiTheme="majorHAnsi" w:hAnsiTheme="majorHAnsi" w:cstheme="majorHAnsi"/>
          <w:sz w:val="22"/>
          <w:szCs w:val="22"/>
          <w:lang w:val="en-US"/>
        </w:rPr>
        <w:t xml:space="preserve"> </w:t>
      </w:r>
      <w:r w:rsidR="006140BB">
        <w:rPr>
          <w:rFonts w:asciiTheme="majorHAnsi" w:hAnsiTheme="majorHAnsi" w:cstheme="majorHAnsi"/>
          <w:sz w:val="22"/>
          <w:szCs w:val="22"/>
          <w:lang w:val="en-US"/>
        </w:rPr>
        <w:t xml:space="preserve">record the </w:t>
      </w:r>
      <w:r w:rsidR="006140BB">
        <w:rPr>
          <w:rFonts w:asciiTheme="majorHAnsi" w:hAnsiTheme="majorHAnsi" w:cstheme="majorHAnsi"/>
          <w:b/>
          <w:bCs/>
          <w:sz w:val="22"/>
          <w:szCs w:val="22"/>
          <w:lang w:val="en-US"/>
        </w:rPr>
        <w:t>model setup to carry out the experiment</w:t>
      </w:r>
      <w:r>
        <w:rPr>
          <w:rFonts w:asciiTheme="majorHAnsi" w:hAnsiTheme="majorHAnsi" w:cstheme="majorHAnsi"/>
          <w:b/>
          <w:bCs/>
          <w:sz w:val="22"/>
          <w:szCs w:val="22"/>
          <w:lang w:val="en-US"/>
        </w:rPr>
        <w:t xml:space="preserve"> in terms of geographical scale, time horizon, wood product category represented, C processes included in the model</w:t>
      </w:r>
      <w:r w:rsidR="006140BB">
        <w:rPr>
          <w:rFonts w:asciiTheme="majorHAnsi" w:hAnsiTheme="majorHAnsi" w:cstheme="majorHAnsi"/>
          <w:b/>
          <w:bCs/>
          <w:sz w:val="22"/>
          <w:szCs w:val="22"/>
          <w:lang w:val="en-US"/>
        </w:rPr>
        <w:t xml:space="preserve"> </w:t>
      </w:r>
      <w:r w:rsidR="006140BB">
        <w:rPr>
          <w:rFonts w:asciiTheme="majorHAnsi" w:hAnsiTheme="majorHAnsi" w:cstheme="majorHAnsi"/>
          <w:sz w:val="22"/>
          <w:szCs w:val="22"/>
          <w:lang w:val="en-US"/>
        </w:rPr>
        <w:t>(and not the whole model capacity if some of the model components are not accounted for in the reported experiments).</w:t>
      </w:r>
      <w:r>
        <w:rPr>
          <w:rFonts w:asciiTheme="majorHAnsi" w:hAnsiTheme="majorHAnsi" w:cstheme="majorHAnsi"/>
          <w:sz w:val="22"/>
          <w:szCs w:val="22"/>
          <w:lang w:val="en-US"/>
        </w:rPr>
        <w:t xml:space="preserve"> </w:t>
      </w:r>
      <w:r w:rsidR="00424E11">
        <w:rPr>
          <w:rFonts w:asciiTheme="majorHAnsi" w:hAnsiTheme="majorHAnsi" w:cstheme="majorHAnsi"/>
          <w:sz w:val="22"/>
          <w:szCs w:val="22"/>
          <w:lang w:val="en-US"/>
        </w:rPr>
        <w:t xml:space="preserve">They are a shared description of both scenarios. If </w:t>
      </w:r>
      <w:r w:rsidR="006140BB">
        <w:rPr>
          <w:rFonts w:asciiTheme="majorHAnsi" w:hAnsiTheme="majorHAnsi" w:cstheme="majorHAnsi"/>
          <w:sz w:val="22"/>
          <w:szCs w:val="22"/>
          <w:lang w:val="en-US"/>
        </w:rPr>
        <w:t xml:space="preserve">an article’s results </w:t>
      </w:r>
      <w:r w:rsidR="00424E11">
        <w:rPr>
          <w:rFonts w:asciiTheme="majorHAnsi" w:hAnsiTheme="majorHAnsi" w:cstheme="majorHAnsi"/>
          <w:sz w:val="22"/>
          <w:szCs w:val="22"/>
          <w:lang w:val="en-US"/>
        </w:rPr>
        <w:t xml:space="preserve">can be disaggregated </w:t>
      </w:r>
      <w:r w:rsidR="006140BB">
        <w:rPr>
          <w:rFonts w:asciiTheme="majorHAnsi" w:hAnsiTheme="majorHAnsi" w:cstheme="majorHAnsi"/>
          <w:b/>
          <w:bCs/>
          <w:sz w:val="22"/>
          <w:szCs w:val="22"/>
          <w:lang w:val="en-US"/>
        </w:rPr>
        <w:t>with respect to model boundaries</w:t>
      </w:r>
      <w:r w:rsidR="00424E11">
        <w:rPr>
          <w:rFonts w:asciiTheme="majorHAnsi" w:hAnsiTheme="majorHAnsi" w:cstheme="majorHAnsi"/>
          <w:b/>
          <w:bCs/>
          <w:sz w:val="22"/>
          <w:szCs w:val="22"/>
          <w:lang w:val="en-US"/>
        </w:rPr>
        <w:t>, each model boundary will be recorded in a separate line</w:t>
      </w:r>
      <w:r w:rsidR="006140BB">
        <w:rPr>
          <w:rFonts w:asciiTheme="majorHAnsi" w:hAnsiTheme="majorHAnsi" w:cstheme="majorHAnsi"/>
          <w:sz w:val="22"/>
          <w:szCs w:val="22"/>
          <w:lang w:val="en-US"/>
        </w:rPr>
        <w:t xml:space="preserve">. For example in a typical LCA reporting explicitly all steps from material extraction to end-of-life, several </w:t>
      </w:r>
      <w:r w:rsidR="00424E11">
        <w:rPr>
          <w:rFonts w:asciiTheme="majorHAnsi" w:hAnsiTheme="majorHAnsi" w:cstheme="majorHAnsi"/>
          <w:sz w:val="22"/>
          <w:szCs w:val="22"/>
          <w:lang w:val="en-US"/>
        </w:rPr>
        <w:t>pairs of carbon balance</w:t>
      </w:r>
      <w:r w:rsidR="006140BB">
        <w:rPr>
          <w:rFonts w:asciiTheme="majorHAnsi" w:hAnsiTheme="majorHAnsi" w:cstheme="majorHAnsi"/>
          <w:sz w:val="22"/>
          <w:szCs w:val="22"/>
          <w:lang w:val="en-US"/>
        </w:rPr>
        <w:t xml:space="preserve"> will be defined.  One </w:t>
      </w:r>
      <w:r w:rsidR="00424E11">
        <w:rPr>
          <w:rFonts w:asciiTheme="majorHAnsi" w:hAnsiTheme="majorHAnsi" w:cstheme="majorHAnsi"/>
          <w:sz w:val="22"/>
          <w:szCs w:val="22"/>
          <w:lang w:val="en-US"/>
        </w:rPr>
        <w:t>record</w:t>
      </w:r>
      <w:r w:rsidR="006140BB">
        <w:rPr>
          <w:rFonts w:asciiTheme="majorHAnsi" w:hAnsiTheme="majorHAnsi" w:cstheme="majorHAnsi"/>
          <w:sz w:val="22"/>
          <w:szCs w:val="22"/>
          <w:lang w:val="en-US"/>
        </w:rPr>
        <w:t xml:space="preserve"> will be defined as only including forestry emissions and manufacturing emissions and the driver, wood and C values will report the results for this boundary set. Another </w:t>
      </w:r>
      <w:r w:rsidR="00831EDA">
        <w:rPr>
          <w:rFonts w:asciiTheme="majorHAnsi" w:hAnsiTheme="majorHAnsi" w:cstheme="majorHAnsi"/>
          <w:sz w:val="22"/>
          <w:szCs w:val="22"/>
          <w:lang w:val="en-US"/>
        </w:rPr>
        <w:t>record</w:t>
      </w:r>
      <w:r w:rsidR="006140BB">
        <w:rPr>
          <w:rFonts w:asciiTheme="majorHAnsi" w:hAnsiTheme="majorHAnsi" w:cstheme="majorHAnsi"/>
          <w:sz w:val="22"/>
          <w:szCs w:val="22"/>
          <w:lang w:val="en-US"/>
        </w:rPr>
        <w:t xml:space="preserve"> will be defined as including forestry emissions, manufacturing emissions and maintenance emissions and record the appropriate values etc… The number of boundaries’ combinations to be included as studies is left to expert judgment.</w:t>
      </w:r>
      <w:r w:rsidR="00831EDA">
        <w:rPr>
          <w:rFonts w:asciiTheme="majorHAnsi" w:hAnsiTheme="majorHAnsi" w:cstheme="majorHAnsi"/>
          <w:sz w:val="22"/>
          <w:szCs w:val="22"/>
          <w:lang w:val="en-US"/>
        </w:rPr>
        <w:t xml:space="preserve"> D</w:t>
      </w:r>
      <w:r w:rsidR="006140BB">
        <w:rPr>
          <w:rFonts w:asciiTheme="majorHAnsi" w:hAnsiTheme="majorHAnsi" w:cstheme="majorHAnsi"/>
          <w:sz w:val="22"/>
          <w:szCs w:val="22"/>
          <w:lang w:val="en-US"/>
        </w:rPr>
        <w:t>ifferent time steps</w:t>
      </w:r>
      <w:r w:rsidR="00831EDA">
        <w:rPr>
          <w:rFonts w:asciiTheme="majorHAnsi" w:hAnsiTheme="majorHAnsi" w:cstheme="majorHAnsi"/>
          <w:sz w:val="22"/>
          <w:szCs w:val="22"/>
          <w:lang w:val="en-US"/>
        </w:rPr>
        <w:t xml:space="preserve"> may </w:t>
      </w:r>
      <w:r w:rsidR="00831EDA">
        <w:rPr>
          <w:rFonts w:asciiTheme="majorHAnsi" w:hAnsiTheme="majorHAnsi" w:cstheme="majorHAnsi"/>
          <w:sz w:val="22"/>
          <w:szCs w:val="22"/>
          <w:lang w:val="en-US"/>
        </w:rPr>
        <w:lastRenderedPageBreak/>
        <w:t>also be recorded in different lines</w:t>
      </w:r>
      <w:r w:rsidR="006140BB">
        <w:rPr>
          <w:rFonts w:asciiTheme="majorHAnsi" w:hAnsiTheme="majorHAnsi" w:cstheme="majorHAnsi"/>
          <w:sz w:val="22"/>
          <w:szCs w:val="22"/>
          <w:lang w:val="en-US"/>
        </w:rPr>
        <w:t xml:space="preserve">. For example, when the paper’s results show a dynamic trend for C emissions from 2010 to 2100, one study will be described as having time boundaries 2010 to 2050 and will report driver, wood and C change for this time period. Another </w:t>
      </w:r>
      <w:r w:rsidR="00831EDA">
        <w:rPr>
          <w:rFonts w:asciiTheme="majorHAnsi" w:hAnsiTheme="majorHAnsi" w:cstheme="majorHAnsi"/>
          <w:sz w:val="22"/>
          <w:szCs w:val="22"/>
          <w:lang w:val="en-US"/>
        </w:rPr>
        <w:t xml:space="preserve">record </w:t>
      </w:r>
      <w:r w:rsidR="006140BB">
        <w:rPr>
          <w:rFonts w:asciiTheme="majorHAnsi" w:hAnsiTheme="majorHAnsi" w:cstheme="majorHAnsi"/>
          <w:sz w:val="22"/>
          <w:szCs w:val="22"/>
          <w:lang w:val="en-US"/>
        </w:rPr>
        <w:t>will be described as having time boundaries 2010 to 2100 and will report driver, wood and C changes for this second time period. They will therefore have different time horizons. Expert judgment is used to decide which time periods should be included as studies to report the variability that appears in the results.</w:t>
      </w:r>
    </w:p>
    <w:p w14:paraId="5EFC7BF9" w14:textId="77777777" w:rsidR="009418C8" w:rsidRDefault="006140BB">
      <w:pPr>
        <w:rPr>
          <w:rFonts w:asciiTheme="majorHAnsi" w:hAnsiTheme="majorHAnsi" w:cstheme="majorHAnsi"/>
          <w:sz w:val="22"/>
          <w:szCs w:val="22"/>
          <w:lang w:val="en-US"/>
        </w:rPr>
      </w:pPr>
      <w:r>
        <w:rPr>
          <w:rFonts w:asciiTheme="majorHAnsi" w:hAnsiTheme="majorHAnsi" w:cstheme="majorHAnsi"/>
          <w:sz w:val="22"/>
          <w:szCs w:val="22"/>
          <w:lang w:val="en-US"/>
        </w:rPr>
        <w:t xml:space="preserve"> </w:t>
      </w:r>
    </w:p>
    <w:p w14:paraId="172CF58C" w14:textId="77777777" w:rsidR="00424E11" w:rsidRDefault="00424E11" w:rsidP="00424E11">
      <w:pPr>
        <w:rPr>
          <w:rFonts w:asciiTheme="majorHAnsi" w:hAnsiTheme="majorHAnsi" w:cstheme="majorHAnsi"/>
          <w:sz w:val="22"/>
          <w:szCs w:val="22"/>
          <w:lang w:val="en-US"/>
        </w:rPr>
      </w:pPr>
      <w:bookmarkStart w:id="15" w:name="_Toc98492057"/>
      <w:bookmarkStart w:id="16" w:name="_Toc98492221"/>
      <w:bookmarkStart w:id="17" w:name="_Toc98747179"/>
      <w:bookmarkEnd w:id="15"/>
      <w:bookmarkEnd w:id="16"/>
      <w:bookmarkEnd w:id="17"/>
      <w:r>
        <w:rPr>
          <w:rFonts w:asciiTheme="majorHAnsi" w:hAnsiTheme="majorHAnsi" w:cstheme="majorHAnsi"/>
          <w:sz w:val="22"/>
          <w:szCs w:val="22"/>
          <w:lang w:val="en-US"/>
        </w:rPr>
        <w:t xml:space="preserve">Columns of sections “Drivers“ describe what distinguishes both scenarios of </w:t>
      </w:r>
      <w:r w:rsidR="00831EDA">
        <w:rPr>
          <w:rFonts w:asciiTheme="majorHAnsi" w:hAnsiTheme="majorHAnsi" w:cstheme="majorHAnsi"/>
          <w:sz w:val="22"/>
          <w:szCs w:val="22"/>
          <w:lang w:val="en-US"/>
        </w:rPr>
        <w:t>a</w:t>
      </w:r>
      <w:r>
        <w:rPr>
          <w:rFonts w:asciiTheme="majorHAnsi" w:hAnsiTheme="majorHAnsi" w:cstheme="majorHAnsi"/>
          <w:sz w:val="22"/>
          <w:szCs w:val="22"/>
          <w:lang w:val="en-US"/>
        </w:rPr>
        <w:t xml:space="preserve"> recorded pair of carbon balances</w:t>
      </w:r>
      <w:r w:rsidR="00831EDA">
        <w:rPr>
          <w:rFonts w:asciiTheme="majorHAnsi" w:hAnsiTheme="majorHAnsi" w:cstheme="majorHAnsi"/>
          <w:sz w:val="22"/>
          <w:szCs w:val="22"/>
          <w:lang w:val="en-US"/>
        </w:rPr>
        <w:t xml:space="preserve"> and assigns it to a category</w:t>
      </w:r>
      <w:r>
        <w:rPr>
          <w:rFonts w:asciiTheme="majorHAnsi" w:hAnsiTheme="majorHAnsi" w:cstheme="majorHAnsi"/>
          <w:sz w:val="22"/>
          <w:szCs w:val="22"/>
          <w:lang w:val="en-US"/>
        </w:rPr>
        <w:t>.</w:t>
      </w:r>
    </w:p>
    <w:p w14:paraId="32D4B987" w14:textId="77777777" w:rsidR="00831EDA" w:rsidRDefault="00831EDA" w:rsidP="00424E11">
      <w:pPr>
        <w:rPr>
          <w:rFonts w:asciiTheme="majorHAnsi" w:hAnsiTheme="majorHAnsi" w:cstheme="majorHAnsi"/>
          <w:sz w:val="22"/>
          <w:szCs w:val="22"/>
          <w:lang w:val="en-US"/>
        </w:rPr>
      </w:pPr>
    </w:p>
    <w:p w14:paraId="25DE3654" w14:textId="77777777" w:rsidR="00424E11" w:rsidRPr="005E4C9C" w:rsidRDefault="00831EDA">
      <w:pPr>
        <w:rPr>
          <w:rFonts w:asciiTheme="majorHAnsi" w:hAnsiTheme="majorHAnsi" w:cstheme="majorHAnsi"/>
          <w:sz w:val="22"/>
          <w:szCs w:val="22"/>
          <w:lang w:val="en-US"/>
        </w:rPr>
      </w:pPr>
      <w:r>
        <w:rPr>
          <w:rFonts w:asciiTheme="majorHAnsi" w:hAnsiTheme="majorHAnsi" w:cstheme="majorHAnsi"/>
          <w:sz w:val="22"/>
          <w:szCs w:val="22"/>
          <w:lang w:val="en-US"/>
        </w:rPr>
        <w:t>Columns of section “Outcomes” record the numerical values for wood and carbon balances of both scenarios and the origin of numerical values in the original publication.</w:t>
      </w:r>
    </w:p>
    <w:p w14:paraId="58D6F687" w14:textId="77777777" w:rsidR="00831EDA" w:rsidRDefault="006140BB">
      <w:pPr>
        <w:pStyle w:val="Titre1"/>
        <w:rPr>
          <w:lang w:val="en-US"/>
        </w:rPr>
      </w:pPr>
      <w:bookmarkStart w:id="18" w:name="_Toc135858530"/>
      <w:bookmarkStart w:id="19" w:name="_Toc98492134"/>
      <w:bookmarkStart w:id="20" w:name="_Toc98492222"/>
      <w:bookmarkStart w:id="21" w:name="_Toc98747180"/>
      <w:bookmarkStart w:id="22" w:name="_Toc98492135"/>
      <w:bookmarkStart w:id="23" w:name="_Toc98492223"/>
      <w:bookmarkStart w:id="24" w:name="_Toc98747181"/>
      <w:bookmarkStart w:id="25" w:name="_Toc73522143"/>
      <w:bookmarkStart w:id="26" w:name="_Toc73522505"/>
      <w:bookmarkStart w:id="27" w:name="_Toc93911824"/>
      <w:bookmarkStart w:id="28" w:name="_Toc193466880"/>
      <w:bookmarkEnd w:id="18"/>
      <w:bookmarkEnd w:id="19"/>
      <w:bookmarkEnd w:id="20"/>
      <w:bookmarkEnd w:id="21"/>
      <w:bookmarkEnd w:id="22"/>
      <w:bookmarkEnd w:id="23"/>
      <w:bookmarkEnd w:id="24"/>
      <w:r>
        <w:rPr>
          <w:lang w:val="en-US"/>
        </w:rPr>
        <w:t xml:space="preserve">Extracting </w:t>
      </w:r>
      <w:bookmarkEnd w:id="25"/>
      <w:bookmarkEnd w:id="26"/>
      <w:bookmarkEnd w:id="27"/>
      <w:r w:rsidR="00831EDA">
        <w:rPr>
          <w:lang w:val="en-US"/>
        </w:rPr>
        <w:t>data</w:t>
      </w:r>
      <w:bookmarkEnd w:id="28"/>
    </w:p>
    <w:p w14:paraId="49BC73DB" w14:textId="77777777" w:rsidR="00490BE6" w:rsidRDefault="00490BE6" w:rsidP="00831EDA">
      <w:pPr>
        <w:pStyle w:val="Titre2"/>
        <w:rPr>
          <w:lang w:val="en-US"/>
        </w:rPr>
      </w:pPr>
      <w:bookmarkStart w:id="29" w:name="_Toc193466881"/>
      <w:r>
        <w:rPr>
          <w:lang w:val="en-US"/>
        </w:rPr>
        <w:t>Defining pairs of data</w:t>
      </w:r>
      <w:bookmarkEnd w:id="29"/>
    </w:p>
    <w:p w14:paraId="5DB57817" w14:textId="77777777" w:rsidR="00490BE6" w:rsidRDefault="00647ED4" w:rsidP="00490BE6">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Recorded pairs of data describe the effect on carbon balance of a </w:t>
      </w:r>
      <w:r w:rsidR="00490BE6">
        <w:rPr>
          <w:rFonts w:asciiTheme="majorHAnsi" w:eastAsiaTheme="minorEastAsia" w:hAnsiTheme="majorHAnsi" w:cstheme="majorHAnsi"/>
          <w:sz w:val="22"/>
          <w:szCs w:val="22"/>
          <w:lang w:val="en-US"/>
        </w:rPr>
        <w:t>change in an actual bio, socio or economic strategy, addressing one of the drivers</w:t>
      </w:r>
      <w:r w:rsidR="00886F8E">
        <w:rPr>
          <w:rFonts w:asciiTheme="majorHAnsi" w:eastAsiaTheme="minorEastAsia" w:hAnsiTheme="majorHAnsi" w:cstheme="majorHAnsi"/>
          <w:sz w:val="22"/>
          <w:szCs w:val="22"/>
          <w:lang w:val="en-US"/>
        </w:rPr>
        <w:t xml:space="preserve"> of changes in practices</w:t>
      </w:r>
      <w:r w:rsidR="00490BE6">
        <w:rPr>
          <w:rFonts w:asciiTheme="majorHAnsi" w:eastAsiaTheme="minorEastAsia" w:hAnsiTheme="majorHAnsi" w:cstheme="majorHAnsi"/>
          <w:sz w:val="22"/>
          <w:szCs w:val="22"/>
          <w:lang w:val="en-US"/>
        </w:rPr>
        <w:t xml:space="preserve"> listed in the sheet and in </w:t>
      </w:r>
      <w:r w:rsidR="00490BE6">
        <w:rPr>
          <w:rFonts w:asciiTheme="majorHAnsi" w:eastAsiaTheme="minorEastAsia" w:hAnsiTheme="majorHAnsi" w:cstheme="majorHAnsi"/>
          <w:sz w:val="22"/>
          <w:szCs w:val="22"/>
          <w:lang w:val="en-US"/>
        </w:rPr>
        <w:fldChar w:fldCharType="begin"/>
      </w:r>
      <w:r w:rsidR="00490BE6">
        <w:rPr>
          <w:rFonts w:asciiTheme="majorHAnsi" w:eastAsiaTheme="minorEastAsia" w:hAnsiTheme="majorHAnsi" w:cstheme="majorHAnsi"/>
          <w:sz w:val="22"/>
          <w:szCs w:val="22"/>
          <w:lang w:val="en-US"/>
        </w:rPr>
        <w:instrText xml:space="preserve"> REF _Ref135854989 \h </w:instrText>
      </w:r>
      <w:r w:rsidR="00490BE6">
        <w:rPr>
          <w:rFonts w:asciiTheme="majorHAnsi" w:eastAsiaTheme="minorEastAsia" w:hAnsiTheme="majorHAnsi" w:cstheme="majorHAnsi"/>
          <w:sz w:val="22"/>
          <w:szCs w:val="22"/>
          <w:lang w:val="en-US"/>
        </w:rPr>
      </w:r>
      <w:r w:rsidR="00490BE6">
        <w:rPr>
          <w:rFonts w:asciiTheme="majorHAnsi" w:eastAsiaTheme="minorEastAsia" w:hAnsiTheme="majorHAnsi" w:cstheme="majorHAnsi"/>
          <w:sz w:val="22"/>
          <w:szCs w:val="22"/>
          <w:lang w:val="en-US"/>
        </w:rPr>
        <w:fldChar w:fldCharType="separate"/>
      </w:r>
      <w:r w:rsidR="00886F8E" w:rsidRPr="00886F8E">
        <w:rPr>
          <w:lang w:val="en-US"/>
        </w:rPr>
        <w:t xml:space="preserve">Table </w:t>
      </w:r>
      <w:r w:rsidR="00886F8E" w:rsidRPr="00886F8E">
        <w:rPr>
          <w:noProof/>
          <w:lang w:val="en-US"/>
        </w:rPr>
        <w:t>4</w:t>
      </w:r>
      <w:r w:rsidR="00490BE6">
        <w:rPr>
          <w:rFonts w:asciiTheme="majorHAnsi" w:eastAsiaTheme="minorEastAsia" w:hAnsiTheme="majorHAnsi" w:cstheme="majorHAnsi"/>
          <w:sz w:val="22"/>
          <w:szCs w:val="22"/>
          <w:lang w:val="en-US"/>
        </w:rPr>
        <w:fldChar w:fldCharType="end"/>
      </w:r>
      <w:r w:rsidR="00490BE6">
        <w:rPr>
          <w:rFonts w:asciiTheme="majorHAnsi" w:eastAsiaTheme="minorEastAsia" w:hAnsiTheme="majorHAnsi" w:cstheme="majorHAnsi"/>
          <w:sz w:val="22"/>
          <w:szCs w:val="22"/>
          <w:lang w:val="en-US"/>
        </w:rPr>
        <w:t xml:space="preserve">. </w:t>
      </w:r>
      <w:r w:rsidR="00886F8E">
        <w:rPr>
          <w:rFonts w:asciiTheme="majorHAnsi" w:eastAsiaTheme="minorEastAsia" w:hAnsiTheme="majorHAnsi" w:cstheme="majorHAnsi"/>
          <w:sz w:val="22"/>
          <w:szCs w:val="22"/>
          <w:lang w:val="en-US"/>
        </w:rPr>
        <w:t>Changes in environmental drivers are recorded as well given the publication has at least one record for a driver relying on a change in practice (</w:t>
      </w:r>
      <w:r w:rsidR="00886F8E">
        <w:rPr>
          <w:rFonts w:asciiTheme="majorHAnsi" w:eastAsiaTheme="minorEastAsia" w:hAnsiTheme="majorHAnsi" w:cstheme="majorHAnsi"/>
          <w:sz w:val="22"/>
          <w:szCs w:val="22"/>
          <w:lang w:val="en-US"/>
        </w:rPr>
        <w:fldChar w:fldCharType="begin"/>
      </w:r>
      <w:r w:rsidR="00886F8E">
        <w:rPr>
          <w:rFonts w:asciiTheme="majorHAnsi" w:eastAsiaTheme="minorEastAsia" w:hAnsiTheme="majorHAnsi" w:cstheme="majorHAnsi"/>
          <w:sz w:val="22"/>
          <w:szCs w:val="22"/>
          <w:lang w:val="en-US"/>
        </w:rPr>
        <w:instrText xml:space="preserve"> REF _Ref193464840 \h </w:instrText>
      </w:r>
      <w:r w:rsidR="00886F8E">
        <w:rPr>
          <w:rFonts w:asciiTheme="majorHAnsi" w:eastAsiaTheme="minorEastAsia" w:hAnsiTheme="majorHAnsi" w:cstheme="majorHAnsi"/>
          <w:sz w:val="22"/>
          <w:szCs w:val="22"/>
          <w:lang w:val="en-US"/>
        </w:rPr>
      </w:r>
      <w:r w:rsidR="00886F8E">
        <w:rPr>
          <w:rFonts w:asciiTheme="majorHAnsi" w:eastAsiaTheme="minorEastAsia" w:hAnsiTheme="majorHAnsi" w:cstheme="majorHAnsi"/>
          <w:sz w:val="22"/>
          <w:szCs w:val="22"/>
          <w:lang w:val="en-US"/>
        </w:rPr>
        <w:fldChar w:fldCharType="separate"/>
      </w:r>
      <w:r w:rsidR="00886F8E" w:rsidRPr="00886F8E">
        <w:rPr>
          <w:lang w:val="en-US"/>
        </w:rPr>
        <w:t xml:space="preserve">Table </w:t>
      </w:r>
      <w:r w:rsidR="00886F8E" w:rsidRPr="00886F8E">
        <w:rPr>
          <w:noProof/>
          <w:lang w:val="en-US"/>
        </w:rPr>
        <w:t>5</w:t>
      </w:r>
      <w:r w:rsidR="00886F8E">
        <w:rPr>
          <w:rFonts w:asciiTheme="majorHAnsi" w:eastAsiaTheme="minorEastAsia" w:hAnsiTheme="majorHAnsi" w:cstheme="majorHAnsi"/>
          <w:sz w:val="22"/>
          <w:szCs w:val="22"/>
          <w:lang w:val="en-US"/>
        </w:rPr>
        <w:fldChar w:fldCharType="end"/>
      </w:r>
      <w:r w:rsidR="00886F8E">
        <w:rPr>
          <w:rFonts w:asciiTheme="majorHAnsi" w:eastAsiaTheme="minorEastAsia" w:hAnsiTheme="majorHAnsi" w:cstheme="majorHAnsi"/>
          <w:sz w:val="22"/>
          <w:szCs w:val="22"/>
          <w:lang w:val="en-US"/>
        </w:rPr>
        <w:t>).</w:t>
      </w:r>
    </w:p>
    <w:p w14:paraId="15CCFAE7" w14:textId="77777777" w:rsidR="00886F8E" w:rsidRDefault="00886F8E" w:rsidP="00490BE6">
      <w:pPr>
        <w:rPr>
          <w:rFonts w:asciiTheme="majorHAnsi" w:eastAsiaTheme="minorEastAsia" w:hAnsiTheme="majorHAnsi" w:cstheme="majorHAnsi"/>
          <w:sz w:val="22"/>
          <w:szCs w:val="22"/>
          <w:lang w:val="en-US"/>
        </w:rPr>
      </w:pPr>
    </w:p>
    <w:p w14:paraId="73C21CA6" w14:textId="1597D01C" w:rsidR="00886F8E" w:rsidRDefault="00886F8E" w:rsidP="00886F8E">
      <w:pPr>
        <w:rPr>
          <w:rFonts w:asciiTheme="majorHAnsi" w:eastAsiaTheme="minorEastAsia" w:hAnsiTheme="majorHAnsi" w:cstheme="majorHAnsi"/>
          <w:color w:val="44546A" w:themeColor="text2"/>
          <w:sz w:val="22"/>
          <w:szCs w:val="22"/>
          <w:lang w:val="en-US"/>
        </w:rPr>
      </w:pPr>
      <w:r>
        <w:rPr>
          <w:rFonts w:asciiTheme="majorHAnsi" w:eastAsiaTheme="minorEastAsia" w:hAnsiTheme="majorHAnsi" w:cstheme="majorHAnsi"/>
          <w:sz w:val="22"/>
          <w:szCs w:val="22"/>
          <w:lang w:val="en-US"/>
        </w:rPr>
        <w:t xml:space="preserve">For all pairs of data (i.e. for each line), 4 types of values will be searched as listed in </w:t>
      </w:r>
      <w:r>
        <w:rPr>
          <w:rFonts w:asciiTheme="majorHAnsi" w:eastAsiaTheme="minorEastAsia" w:hAnsiTheme="majorHAnsi" w:cstheme="majorHAnsi"/>
          <w:sz w:val="22"/>
          <w:szCs w:val="22"/>
          <w:lang w:val="en-US"/>
        </w:rPr>
        <w:fldChar w:fldCharType="begin"/>
      </w:r>
      <w:r>
        <w:rPr>
          <w:rFonts w:asciiTheme="majorHAnsi" w:eastAsiaTheme="minorEastAsia" w:hAnsiTheme="majorHAnsi" w:cstheme="majorHAnsi"/>
          <w:sz w:val="22"/>
          <w:szCs w:val="22"/>
          <w:lang w:val="en-US"/>
        </w:rPr>
        <w:instrText xml:space="preserve"> REF _Ref193465054 \h </w:instrText>
      </w:r>
      <w:r>
        <w:rPr>
          <w:rFonts w:asciiTheme="majorHAnsi" w:eastAsiaTheme="minorEastAsia" w:hAnsiTheme="majorHAnsi" w:cstheme="majorHAnsi"/>
          <w:sz w:val="22"/>
          <w:szCs w:val="22"/>
          <w:lang w:val="en-US"/>
        </w:rPr>
      </w:r>
      <w:r>
        <w:rPr>
          <w:rFonts w:asciiTheme="majorHAnsi" w:eastAsiaTheme="minorEastAsia" w:hAnsiTheme="majorHAnsi" w:cstheme="majorHAnsi"/>
          <w:sz w:val="22"/>
          <w:szCs w:val="22"/>
          <w:lang w:val="en-US"/>
        </w:rPr>
        <w:fldChar w:fldCharType="separate"/>
      </w:r>
      <w:r>
        <w:rPr>
          <w:rFonts w:eastAsiaTheme="minorEastAsia"/>
          <w:lang w:val="en-US"/>
        </w:rPr>
        <w:t xml:space="preserve">Table </w:t>
      </w:r>
      <w:r>
        <w:rPr>
          <w:rFonts w:eastAsiaTheme="minorEastAsia"/>
          <w:noProof/>
          <w:lang w:val="en-US"/>
        </w:rPr>
        <w:t>4</w:t>
      </w:r>
      <w:r>
        <w:rPr>
          <w:rFonts w:asciiTheme="majorHAnsi" w:eastAsiaTheme="minorEastAsia" w:hAnsiTheme="majorHAnsi" w:cstheme="majorHAnsi"/>
          <w:sz w:val="22"/>
          <w:szCs w:val="22"/>
          <w:lang w:val="en-US"/>
        </w:rPr>
        <w:fldChar w:fldCharType="end"/>
      </w:r>
      <w:r>
        <w:rPr>
          <w:rFonts w:asciiTheme="majorHAnsi" w:eastAsiaTheme="minorEastAsia" w:hAnsiTheme="majorHAnsi" w:cstheme="majorHAnsi"/>
          <w:sz w:val="22"/>
          <w:szCs w:val="22"/>
          <w:lang w:val="en-US"/>
        </w:rPr>
        <w:t xml:space="preserve">. </w:t>
      </w:r>
    </w:p>
    <w:p w14:paraId="78D1F700" w14:textId="77777777" w:rsidR="00886F8E" w:rsidRDefault="00886F8E" w:rsidP="00886F8E">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The results have to be displayed in terms of at least 2 estimates for carbon sequestration/emission or a difference between 2 estimates. It can cover in-situ C fluxes only, emissions from HWP’s life cycle only, both in-situ and value chain , or for some large scale studies, can encompass emissions from other sectors (transport, agriculture…).</w:t>
      </w:r>
    </w:p>
    <w:p w14:paraId="29FDAE04" w14:textId="77777777" w:rsidR="00886F8E" w:rsidRDefault="00886F8E" w:rsidP="00886F8E">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 </w:t>
      </w:r>
    </w:p>
    <w:p w14:paraId="0409A267" w14:textId="77777777" w:rsidR="001D2737" w:rsidRDefault="00886F8E" w:rsidP="00886F8E">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When results are displayed separately for </w:t>
      </w:r>
      <w:r>
        <w:rPr>
          <w:rFonts w:asciiTheme="majorHAnsi" w:eastAsiaTheme="minorEastAsia" w:hAnsiTheme="majorHAnsi" w:cstheme="majorHAnsi"/>
          <w:b/>
          <w:bCs/>
          <w:sz w:val="22"/>
          <w:szCs w:val="22"/>
          <w:lang w:val="en-US"/>
        </w:rPr>
        <w:t>different system perimeters</w:t>
      </w:r>
      <w:r>
        <w:rPr>
          <w:rFonts w:asciiTheme="majorHAnsi" w:eastAsiaTheme="minorEastAsia" w:hAnsiTheme="majorHAnsi" w:cstheme="majorHAnsi"/>
          <w:sz w:val="22"/>
          <w:szCs w:val="22"/>
          <w:lang w:val="en-US"/>
        </w:rPr>
        <w:t xml:space="preserve"> (for example, LCA emissions and in-situ biogenic C balance are both displayed explicitly), </w:t>
      </w:r>
      <w:r>
        <w:rPr>
          <w:rFonts w:asciiTheme="majorHAnsi" w:eastAsiaTheme="minorEastAsia" w:hAnsiTheme="majorHAnsi" w:cstheme="majorHAnsi"/>
          <w:b/>
          <w:bCs/>
          <w:sz w:val="22"/>
          <w:szCs w:val="22"/>
          <w:lang w:val="en-US"/>
        </w:rPr>
        <w:t>both will be recorded in separate lines</w:t>
      </w:r>
      <w:r>
        <w:rPr>
          <w:rFonts w:asciiTheme="majorHAnsi" w:eastAsiaTheme="minorEastAsia" w:hAnsiTheme="majorHAnsi" w:cstheme="majorHAnsi"/>
          <w:sz w:val="22"/>
          <w:szCs w:val="22"/>
          <w:lang w:val="en-US"/>
        </w:rPr>
        <w:t xml:space="preserve"> and differentiated by filling the associated “C variable perimeter” boxes.</w:t>
      </w:r>
    </w:p>
    <w:p w14:paraId="00A7FFD2" w14:textId="77777777" w:rsidR="001D2737" w:rsidRDefault="001D2737" w:rsidP="00886F8E">
      <w:pPr>
        <w:rPr>
          <w:rFonts w:asciiTheme="majorHAnsi" w:eastAsiaTheme="minorEastAsia" w:hAnsiTheme="majorHAnsi" w:cstheme="majorHAnsi"/>
          <w:sz w:val="22"/>
          <w:szCs w:val="22"/>
          <w:lang w:val="en-US"/>
        </w:rPr>
      </w:pPr>
    </w:p>
    <w:p w14:paraId="480DC9D2" w14:textId="77777777" w:rsidR="001D2737" w:rsidRPr="00490BE6" w:rsidRDefault="001D2737" w:rsidP="001D2737">
      <w:pPr>
        <w:pStyle w:val="Titre3"/>
        <w:rPr>
          <w:lang w:val="en-US"/>
        </w:rPr>
      </w:pPr>
      <w:r w:rsidRPr="00490BE6">
        <w:rPr>
          <w:lang w:val="en-US"/>
        </w:rPr>
        <w:t>Single vs multiple drivers</w:t>
      </w:r>
    </w:p>
    <w:p w14:paraId="54044F69" w14:textId="77777777" w:rsidR="001D2737" w:rsidRDefault="001D2737" w:rsidP="001D2737">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In each line, only the driver that explains the recorded change in carbon balance is reflected in the line, and not all drivers evaluated in the paper or addressed by the model. All drivers’ effects on C balance quantified in a paper should be recorded in separate lines. The driver is recorded under two forms, the assignment to one of the pre-identified categories and the explicit names of the two scenarios reflecting the effect of the driver. </w:t>
      </w:r>
    </w:p>
    <w:p w14:paraId="44675772" w14:textId="77777777" w:rsidR="001D2737" w:rsidRDefault="001D2737" w:rsidP="001D2737">
      <w:pPr>
        <w:rPr>
          <w:rFonts w:asciiTheme="majorHAnsi" w:eastAsiaTheme="minorEastAsia" w:hAnsiTheme="majorHAnsi" w:cstheme="majorHAnsi"/>
          <w:sz w:val="22"/>
          <w:szCs w:val="22"/>
          <w:lang w:val="en-US"/>
        </w:rPr>
      </w:pPr>
    </w:p>
    <w:p w14:paraId="4B928442" w14:textId="77777777" w:rsidR="001D2737" w:rsidRDefault="001D2737" w:rsidP="001D2737">
      <w:pPr>
        <w:rPr>
          <w:rFonts w:asciiTheme="majorHAnsi" w:eastAsiaTheme="minorEastAsia" w:hAnsiTheme="majorHAnsi" w:cstheme="majorHAnsi"/>
          <w:sz w:val="22"/>
          <w:szCs w:val="22"/>
          <w:lang w:val="en-US"/>
        </w:rPr>
      </w:pPr>
      <w:commentRangeStart w:id="30"/>
      <w:r>
        <w:rPr>
          <w:rFonts w:asciiTheme="majorHAnsi" w:eastAsiaTheme="minorEastAsia" w:hAnsiTheme="majorHAnsi" w:cstheme="majorHAnsi"/>
          <w:sz w:val="22"/>
          <w:szCs w:val="22"/>
          <w:lang w:val="en-US"/>
        </w:rPr>
        <w:t xml:space="preserve">When more than two scenarios are displayed for a given driver (for example three levels of intensity), one of the scenarios is defined as the reference and all other values are considered as alternative scenarios and compared to the reference as a separate pair, i.e in a separate line in the table. When many scenarios are displayed in the form of a sensitivity analysis, an expert judgment may be used to only extract </w:t>
      </w:r>
      <w:commentRangeEnd w:id="30"/>
      <w:r w:rsidR="007E1180">
        <w:rPr>
          <w:rStyle w:val="Marquedecommentaire"/>
        </w:rPr>
        <w:commentReference w:id="30"/>
      </w:r>
      <w:r>
        <w:rPr>
          <w:rFonts w:asciiTheme="majorHAnsi" w:eastAsiaTheme="minorEastAsia" w:hAnsiTheme="majorHAnsi" w:cstheme="majorHAnsi"/>
          <w:sz w:val="22"/>
          <w:szCs w:val="22"/>
          <w:lang w:val="en-US"/>
        </w:rPr>
        <w:t>some of the data pairs based on results’ redundancy. In particular, when the driver’s effect is roughly linear, only the most extreme scenarios might be extracted.</w:t>
      </w:r>
    </w:p>
    <w:p w14:paraId="4EE8BBA1" w14:textId="77777777" w:rsidR="001D2737" w:rsidRDefault="001D2737" w:rsidP="001D2737">
      <w:pPr>
        <w:rPr>
          <w:rFonts w:asciiTheme="majorHAnsi" w:eastAsiaTheme="minorEastAsia" w:hAnsiTheme="majorHAnsi" w:cstheme="majorHAnsi"/>
          <w:sz w:val="22"/>
          <w:szCs w:val="22"/>
          <w:lang w:val="en-US"/>
        </w:rPr>
      </w:pPr>
    </w:p>
    <w:p w14:paraId="5172FFA8" w14:textId="77777777" w:rsidR="001D2737" w:rsidRDefault="001D2737" w:rsidP="001D2737">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When extracting the data, different drivers should be recorded on separate lines if their respective effects on the C balance are disentangled in the results shown in the paper. When multiple drivers are identified for a single scenario and their individual effects cannot be disentangled, an expert judgment is made on the </w:t>
      </w:r>
      <w:r>
        <w:rPr>
          <w:rFonts w:asciiTheme="majorHAnsi" w:eastAsiaTheme="minorEastAsia" w:hAnsiTheme="majorHAnsi" w:cstheme="majorHAnsi"/>
          <w:b/>
          <w:bCs/>
          <w:sz w:val="22"/>
          <w:szCs w:val="22"/>
          <w:lang w:val="en-US"/>
        </w:rPr>
        <w:t>primary driver</w:t>
      </w:r>
      <w:r>
        <w:rPr>
          <w:rFonts w:asciiTheme="majorHAnsi" w:eastAsiaTheme="minorEastAsia" w:hAnsiTheme="majorHAnsi" w:cstheme="majorHAnsi"/>
          <w:sz w:val="22"/>
          <w:szCs w:val="22"/>
          <w:lang w:val="en-US"/>
        </w:rPr>
        <w:t xml:space="preserve"> that is expected to have the largest effect or from which the other drivers result. This </w:t>
      </w:r>
      <w:r>
        <w:rPr>
          <w:rFonts w:asciiTheme="majorHAnsi" w:eastAsiaTheme="minorEastAsia" w:hAnsiTheme="majorHAnsi" w:cstheme="majorHAnsi"/>
          <w:b/>
          <w:bCs/>
          <w:sz w:val="22"/>
          <w:szCs w:val="22"/>
          <w:lang w:val="en-US"/>
        </w:rPr>
        <w:t>primary driver is recorded with a 1</w:t>
      </w:r>
      <w:r>
        <w:rPr>
          <w:rFonts w:asciiTheme="majorHAnsi" w:eastAsiaTheme="minorEastAsia" w:hAnsiTheme="majorHAnsi" w:cstheme="majorHAnsi"/>
          <w:sz w:val="22"/>
          <w:szCs w:val="22"/>
          <w:lang w:val="en-US"/>
        </w:rPr>
        <w:t xml:space="preserve">, secondary drivers are identified with a 2. </w:t>
      </w:r>
    </w:p>
    <w:p w14:paraId="43C6A6A6" w14:textId="77777777" w:rsidR="001D2737" w:rsidRDefault="001D2737" w:rsidP="00886F8E">
      <w:pPr>
        <w:rPr>
          <w:rFonts w:asciiTheme="majorHAnsi" w:hAnsiTheme="majorHAnsi" w:cstheme="majorHAnsi"/>
          <w:color w:val="44546A"/>
          <w:sz w:val="22"/>
          <w:szCs w:val="22"/>
          <w:lang w:val="en-US"/>
        </w:rPr>
      </w:pPr>
    </w:p>
    <w:p w14:paraId="36F4073F" w14:textId="77777777" w:rsidR="00886F8E" w:rsidRDefault="00886F8E" w:rsidP="00886F8E">
      <w:pPr>
        <w:pStyle w:val="Lgende"/>
        <w:keepNext/>
      </w:pPr>
      <w:bookmarkStart w:id="31" w:name="_Ref193465054"/>
      <w:bookmarkStart w:id="32" w:name="_Toc193466867"/>
      <w:r>
        <w:rPr>
          <w:rFonts w:eastAsiaTheme="minorEastAsia" w:cstheme="minorBidi"/>
          <w:lang w:val="en-US"/>
        </w:rPr>
        <w:lastRenderedPageBreak/>
        <w:t xml:space="preserve">Table </w:t>
      </w:r>
      <w:r>
        <w:rPr>
          <w:rFonts w:eastAsiaTheme="minorEastAsia" w:cstheme="minorBidi"/>
          <w:lang w:val="en-US"/>
        </w:rPr>
        <w:fldChar w:fldCharType="begin"/>
      </w:r>
      <w:r>
        <w:rPr>
          <w:rFonts w:eastAsiaTheme="minorEastAsia" w:cstheme="minorBidi"/>
          <w:lang w:val="en-US"/>
        </w:rPr>
        <w:instrText xml:space="preserve"> SEQ Table \* ARABIC </w:instrText>
      </w:r>
      <w:r>
        <w:rPr>
          <w:rFonts w:eastAsiaTheme="minorEastAsia" w:cstheme="minorBidi"/>
          <w:lang w:val="en-US"/>
        </w:rPr>
        <w:fldChar w:fldCharType="separate"/>
      </w:r>
      <w:r>
        <w:rPr>
          <w:rFonts w:eastAsiaTheme="minorEastAsia" w:cstheme="minorBidi"/>
          <w:noProof/>
          <w:lang w:val="en-US"/>
        </w:rPr>
        <w:t>4</w:t>
      </w:r>
      <w:r>
        <w:rPr>
          <w:rFonts w:eastAsiaTheme="minorEastAsia" w:cstheme="minorBidi"/>
          <w:lang w:val="en-US"/>
        </w:rPr>
        <w:fldChar w:fldCharType="end"/>
      </w:r>
      <w:bookmarkEnd w:id="31"/>
      <w:r>
        <w:rPr>
          <w:rFonts w:eastAsiaTheme="minorEastAsia" w:cstheme="minorBidi"/>
          <w:lang w:val="en-US"/>
        </w:rPr>
        <w:t xml:space="preserve"> : Recording driver values, wood amount and C balance, and expected calculation steps.</w:t>
      </w:r>
      <w:bookmarkEnd w:id="32"/>
    </w:p>
    <w:tbl>
      <w:tblPr>
        <w:tblStyle w:val="Grilledutableau"/>
        <w:tblW w:w="0" w:type="auto"/>
        <w:tblInd w:w="-431" w:type="dxa"/>
        <w:tblLayout w:type="fixed"/>
        <w:tblLook w:val="04A0" w:firstRow="1" w:lastRow="0" w:firstColumn="1" w:lastColumn="0" w:noHBand="0" w:noVBand="1"/>
      </w:tblPr>
      <w:tblGrid>
        <w:gridCol w:w="1419"/>
        <w:gridCol w:w="1275"/>
        <w:gridCol w:w="4962"/>
        <w:gridCol w:w="1837"/>
      </w:tblGrid>
      <w:tr w:rsidR="00886F8E" w14:paraId="7C9D8861" w14:textId="77777777" w:rsidTr="00935FDE">
        <w:tc>
          <w:tcPr>
            <w:tcW w:w="1419" w:type="dxa"/>
          </w:tcPr>
          <w:p w14:paraId="4AC6C6AA" w14:textId="77777777" w:rsidR="00886F8E" w:rsidRPr="00935FDE" w:rsidRDefault="00886F8E" w:rsidP="003B63DB">
            <w:pPr>
              <w:rPr>
                <w:rFonts w:asciiTheme="majorHAnsi" w:hAnsiTheme="majorHAnsi" w:cstheme="majorHAnsi"/>
                <w:b/>
                <w:bCs/>
                <w:szCs w:val="20"/>
                <w:lang w:val="en-US"/>
              </w:rPr>
            </w:pPr>
            <w:r w:rsidRPr="00935FDE">
              <w:rPr>
                <w:rFonts w:asciiTheme="majorHAnsi" w:hAnsiTheme="majorHAnsi" w:cstheme="majorHAnsi"/>
                <w:b/>
                <w:bCs/>
                <w:szCs w:val="20"/>
                <w:lang w:val="en-US"/>
              </w:rPr>
              <w:t>Category</w:t>
            </w:r>
          </w:p>
        </w:tc>
        <w:tc>
          <w:tcPr>
            <w:tcW w:w="1275" w:type="dxa"/>
          </w:tcPr>
          <w:p w14:paraId="46C04C3D" w14:textId="77777777" w:rsidR="00886F8E" w:rsidRPr="00935FDE" w:rsidRDefault="00886F8E" w:rsidP="003B63DB">
            <w:pPr>
              <w:rPr>
                <w:rFonts w:asciiTheme="majorHAnsi" w:hAnsiTheme="majorHAnsi" w:cstheme="majorHAnsi"/>
                <w:b/>
                <w:bCs/>
                <w:szCs w:val="20"/>
                <w:lang w:val="en-US"/>
              </w:rPr>
            </w:pPr>
            <w:r w:rsidRPr="00935FDE">
              <w:rPr>
                <w:rFonts w:asciiTheme="majorHAnsi" w:hAnsiTheme="majorHAnsi" w:cstheme="majorHAnsi"/>
                <w:b/>
                <w:bCs/>
                <w:szCs w:val="20"/>
                <w:lang w:val="en-US"/>
              </w:rPr>
              <w:t>Data status</w:t>
            </w:r>
          </w:p>
        </w:tc>
        <w:tc>
          <w:tcPr>
            <w:tcW w:w="4962" w:type="dxa"/>
          </w:tcPr>
          <w:p w14:paraId="5A3989E3" w14:textId="77777777" w:rsidR="00886F8E" w:rsidRPr="00935FDE" w:rsidRDefault="00886F8E" w:rsidP="003B63DB">
            <w:pPr>
              <w:rPr>
                <w:rFonts w:asciiTheme="majorHAnsi" w:hAnsiTheme="majorHAnsi" w:cstheme="majorHAnsi"/>
                <w:b/>
                <w:bCs/>
                <w:szCs w:val="20"/>
                <w:lang w:val="en-US"/>
              </w:rPr>
            </w:pPr>
            <w:r w:rsidRPr="00935FDE">
              <w:rPr>
                <w:rFonts w:asciiTheme="majorHAnsi" w:hAnsiTheme="majorHAnsi" w:cstheme="majorHAnsi"/>
                <w:b/>
                <w:bCs/>
                <w:szCs w:val="20"/>
                <w:lang w:val="en-US"/>
              </w:rPr>
              <w:t>Data extraction procedure</w:t>
            </w:r>
          </w:p>
        </w:tc>
        <w:tc>
          <w:tcPr>
            <w:tcW w:w="1837" w:type="dxa"/>
          </w:tcPr>
          <w:p w14:paraId="6C6BBF79" w14:textId="77777777" w:rsidR="00886F8E" w:rsidRPr="00935FDE" w:rsidRDefault="00886F8E" w:rsidP="003B63DB">
            <w:pPr>
              <w:rPr>
                <w:rFonts w:asciiTheme="majorHAnsi" w:hAnsiTheme="majorHAnsi" w:cstheme="majorHAnsi"/>
                <w:b/>
                <w:bCs/>
                <w:szCs w:val="20"/>
                <w:lang w:val="en-US"/>
              </w:rPr>
            </w:pPr>
            <w:r w:rsidRPr="00935FDE">
              <w:rPr>
                <w:rFonts w:asciiTheme="majorHAnsi" w:hAnsiTheme="majorHAnsi" w:cstheme="majorHAnsi"/>
                <w:b/>
                <w:bCs/>
                <w:szCs w:val="20"/>
                <w:lang w:val="en-US"/>
              </w:rPr>
              <w:t>Calculation steps expected</w:t>
            </w:r>
          </w:p>
        </w:tc>
      </w:tr>
      <w:tr w:rsidR="00886F8E" w14:paraId="0D9393F5" w14:textId="77777777" w:rsidTr="00935FDE">
        <w:tc>
          <w:tcPr>
            <w:tcW w:w="1419" w:type="dxa"/>
          </w:tcPr>
          <w:p w14:paraId="4285E228"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Driver description</w:t>
            </w:r>
          </w:p>
        </w:tc>
        <w:tc>
          <w:tcPr>
            <w:tcW w:w="1275" w:type="dxa"/>
          </w:tcPr>
          <w:p w14:paraId="2541E82F"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Mandatory</w:t>
            </w:r>
            <w:r w:rsidRPr="00935FDE">
              <w:rPr>
                <w:rFonts w:asciiTheme="majorHAnsi" w:hAnsiTheme="majorHAnsi" w:cstheme="majorHAnsi"/>
                <w:szCs w:val="20"/>
                <w:lang w:val="en-US"/>
              </w:rPr>
              <w:t xml:space="preserve">, numerical or categorical </w:t>
            </w:r>
          </w:p>
        </w:tc>
        <w:tc>
          <w:tcPr>
            <w:tcW w:w="4962" w:type="dxa"/>
          </w:tcPr>
          <w:p w14:paraId="6C7509C5" w14:textId="77777777" w:rsidR="00886F8E" w:rsidRPr="00935FDE" w:rsidRDefault="00886F8E" w:rsidP="003B63DB">
            <w:pPr>
              <w:rPr>
                <w:rFonts w:asciiTheme="majorHAnsi" w:hAnsiTheme="majorHAnsi" w:cstheme="majorHAnsi"/>
                <w:szCs w:val="20"/>
                <w:lang w:val="en-US"/>
              </w:rPr>
            </w:pPr>
            <w:r w:rsidRPr="00935FDE">
              <w:rPr>
                <w:rFonts w:asciiTheme="majorHAnsi" w:eastAsiaTheme="minorHAnsi" w:hAnsiTheme="majorHAnsi" w:cstheme="majorHAnsi"/>
                <w:szCs w:val="20"/>
                <w:lang w:val="en-US" w:eastAsia="en-US" w:bidi="ar-SA"/>
              </w:rPr>
              <w:t xml:space="preserve">describe explicitly the driver and give the name of the reference and alternative scenarios </w:t>
            </w:r>
            <w:r w:rsidRPr="00935FDE">
              <w:rPr>
                <w:rFonts w:asciiTheme="majorHAnsi" w:eastAsiaTheme="minorHAnsi" w:hAnsiTheme="majorHAnsi" w:cstheme="majorHAnsi"/>
                <w:b/>
                <w:bCs/>
                <w:szCs w:val="20"/>
                <w:lang w:val="en-US" w:eastAsia="en-US" w:bidi="ar-SA"/>
              </w:rPr>
              <w:t>as referred to in the paper</w:t>
            </w:r>
            <w:r w:rsidRPr="00935FDE">
              <w:rPr>
                <w:rFonts w:asciiTheme="majorHAnsi" w:eastAsiaTheme="minorHAnsi" w:hAnsiTheme="majorHAnsi" w:cstheme="majorHAnsi"/>
                <w:szCs w:val="20"/>
                <w:lang w:val="en-US" w:eastAsia="en-US" w:bidi="ar-SA"/>
              </w:rPr>
              <w:t>, for tracking back the recorded data</w:t>
            </w:r>
          </w:p>
        </w:tc>
        <w:tc>
          <w:tcPr>
            <w:tcW w:w="1837" w:type="dxa"/>
            <w:shd w:val="clear" w:color="auto" w:fill="D9D9D9" w:themeFill="background1" w:themeFillShade="D9"/>
          </w:tcPr>
          <w:p w14:paraId="6104BB55"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None required</w:t>
            </w:r>
          </w:p>
        </w:tc>
      </w:tr>
      <w:tr w:rsidR="00886F8E" w14:paraId="0A5DF277" w14:textId="77777777" w:rsidTr="00935FDE">
        <w:tc>
          <w:tcPr>
            <w:tcW w:w="1419" w:type="dxa"/>
          </w:tcPr>
          <w:p w14:paraId="719FDCF1"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Non-C outcomes</w:t>
            </w:r>
          </w:p>
        </w:tc>
        <w:tc>
          <w:tcPr>
            <w:tcW w:w="1275" w:type="dxa"/>
          </w:tcPr>
          <w:p w14:paraId="1CEBF992"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Optional, binary</w:t>
            </w:r>
          </w:p>
        </w:tc>
        <w:tc>
          <w:tcPr>
            <w:tcW w:w="4962" w:type="dxa"/>
          </w:tcPr>
          <w:p w14:paraId="23D21ECC"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Record the non-C variables that are also evaluated in the paper without recording their values</w:t>
            </w:r>
          </w:p>
        </w:tc>
        <w:tc>
          <w:tcPr>
            <w:tcW w:w="1837" w:type="dxa"/>
            <w:shd w:val="clear" w:color="auto" w:fill="D9D9D9" w:themeFill="background1" w:themeFillShade="D9"/>
          </w:tcPr>
          <w:p w14:paraId="4EF439E5"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None required</w:t>
            </w:r>
          </w:p>
        </w:tc>
      </w:tr>
      <w:tr w:rsidR="00886F8E" w14:paraId="7F1D0F05" w14:textId="77777777" w:rsidTr="00935FDE">
        <w:tc>
          <w:tcPr>
            <w:tcW w:w="1419" w:type="dxa"/>
            <w:vMerge w:val="restart"/>
          </w:tcPr>
          <w:p w14:paraId="512B84C3" w14:textId="77777777" w:rsidR="00886F8E" w:rsidRPr="00935FDE" w:rsidRDefault="00886F8E" w:rsidP="003B63DB">
            <w:pPr>
              <w:rPr>
                <w:rFonts w:asciiTheme="majorHAnsi" w:hAnsiTheme="majorHAnsi" w:cstheme="majorHAnsi"/>
                <w:szCs w:val="20"/>
                <w:lang w:val="en-US"/>
              </w:rPr>
            </w:pPr>
          </w:p>
          <w:p w14:paraId="0D911C43" w14:textId="77777777" w:rsidR="00886F8E" w:rsidRPr="00935FDE" w:rsidRDefault="00886F8E" w:rsidP="003B63DB">
            <w:pPr>
              <w:jc w:val="left"/>
              <w:rPr>
                <w:rFonts w:asciiTheme="majorHAnsi" w:hAnsiTheme="majorHAnsi" w:cstheme="majorHAnsi"/>
                <w:szCs w:val="20"/>
                <w:lang w:val="en-US"/>
              </w:rPr>
            </w:pPr>
            <w:r w:rsidRPr="00935FDE">
              <w:rPr>
                <w:rFonts w:asciiTheme="majorHAnsi" w:hAnsiTheme="majorHAnsi" w:cstheme="majorHAnsi"/>
                <w:szCs w:val="20"/>
                <w:lang w:val="en-US"/>
              </w:rPr>
              <w:t>Wood amounts</w:t>
            </w:r>
          </w:p>
        </w:tc>
        <w:tc>
          <w:tcPr>
            <w:tcW w:w="1275" w:type="dxa"/>
          </w:tcPr>
          <w:p w14:paraId="12F5EDA4"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Mandatory, two options only</w:t>
            </w:r>
          </w:p>
        </w:tc>
        <w:tc>
          <w:tcPr>
            <w:tcW w:w="4962" w:type="dxa"/>
          </w:tcPr>
          <w:p w14:paraId="7FAA6200"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Qwood stageInput : Roundwood or HWP. Refers to the wood quantity that is listed in the following section.</w:t>
            </w:r>
          </w:p>
        </w:tc>
        <w:tc>
          <w:tcPr>
            <w:tcW w:w="1837" w:type="dxa"/>
            <w:shd w:val="clear" w:color="auto" w:fill="D9D9D9" w:themeFill="background1" w:themeFillShade="D9"/>
          </w:tcPr>
          <w:p w14:paraId="467E8765"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None required</w:t>
            </w:r>
          </w:p>
        </w:tc>
      </w:tr>
      <w:tr w:rsidR="00886F8E" w14:paraId="19AD7703" w14:textId="77777777" w:rsidTr="00935FDE">
        <w:tc>
          <w:tcPr>
            <w:tcW w:w="1419" w:type="dxa"/>
            <w:vMerge/>
          </w:tcPr>
          <w:p w14:paraId="18D63126" w14:textId="77777777" w:rsidR="00886F8E" w:rsidRPr="00935FDE" w:rsidRDefault="00886F8E" w:rsidP="003B63DB">
            <w:pPr>
              <w:rPr>
                <w:rFonts w:asciiTheme="majorHAnsi" w:hAnsiTheme="majorHAnsi" w:cstheme="majorHAnsi"/>
                <w:szCs w:val="20"/>
                <w:lang w:val="en-US"/>
              </w:rPr>
            </w:pPr>
          </w:p>
        </w:tc>
        <w:tc>
          <w:tcPr>
            <w:tcW w:w="1275" w:type="dxa"/>
          </w:tcPr>
          <w:p w14:paraId="6C283BDE" w14:textId="77777777" w:rsidR="00886F8E" w:rsidRPr="00935FDE" w:rsidRDefault="00815017" w:rsidP="003B63DB">
            <w:pPr>
              <w:rPr>
                <w:rFonts w:asciiTheme="majorHAnsi" w:hAnsiTheme="majorHAnsi" w:cstheme="majorHAnsi"/>
                <w:szCs w:val="20"/>
                <w:lang w:val="en-US"/>
              </w:rPr>
            </w:pPr>
            <w:r w:rsidRPr="00935FDE">
              <w:rPr>
                <w:rFonts w:asciiTheme="majorHAnsi" w:hAnsiTheme="majorHAnsi" w:cstheme="majorHAnsi"/>
                <w:szCs w:val="20"/>
                <w:lang w:val="en-US"/>
              </w:rPr>
              <w:t>Mandatory</w:t>
            </w:r>
            <w:r w:rsidR="00886F8E" w:rsidRPr="00935FDE">
              <w:rPr>
                <w:rFonts w:asciiTheme="majorHAnsi" w:hAnsiTheme="majorHAnsi" w:cstheme="majorHAnsi"/>
                <w:szCs w:val="20"/>
                <w:lang w:val="en-US"/>
              </w:rPr>
              <w:t>, numerical</w:t>
            </w:r>
          </w:p>
        </w:tc>
        <w:tc>
          <w:tcPr>
            <w:tcW w:w="4962" w:type="dxa"/>
          </w:tcPr>
          <w:p w14:paraId="7D70218E" w14:textId="7C177D36" w:rsidR="00886F8E" w:rsidRPr="00935FDE" w:rsidRDefault="00815017" w:rsidP="003B63DB">
            <w:pPr>
              <w:rPr>
                <w:rFonts w:asciiTheme="majorHAnsi" w:eastAsiaTheme="minorHAnsi" w:hAnsiTheme="majorHAnsi" w:cstheme="majorHAnsi"/>
                <w:szCs w:val="20"/>
                <w:lang w:val="en-US" w:eastAsia="en-US" w:bidi="ar-SA"/>
              </w:rPr>
            </w:pPr>
            <w:r w:rsidRPr="00935FDE">
              <w:rPr>
                <w:rFonts w:asciiTheme="majorHAnsi" w:eastAsiaTheme="minorHAnsi" w:hAnsiTheme="majorHAnsi" w:cstheme="majorHAnsi"/>
                <w:szCs w:val="20"/>
                <w:lang w:val="en-US" w:eastAsia="en-US" w:bidi="ar-SA"/>
              </w:rPr>
              <w:t>Values</w:t>
            </w:r>
            <w:r w:rsidR="00886F8E" w:rsidRPr="00935FDE">
              <w:rPr>
                <w:rFonts w:asciiTheme="majorHAnsi" w:eastAsiaTheme="minorHAnsi" w:hAnsiTheme="majorHAnsi" w:cstheme="majorHAnsi"/>
                <w:szCs w:val="20"/>
                <w:lang w:val="en-US" w:eastAsia="en-US" w:bidi="ar-SA"/>
              </w:rPr>
              <w:t xml:space="preserve"> for the wood quantities </w:t>
            </w:r>
            <w:r w:rsidR="000B49D2">
              <w:rPr>
                <w:rFonts w:asciiTheme="majorHAnsi" w:eastAsiaTheme="minorHAnsi" w:hAnsiTheme="majorHAnsi" w:cstheme="majorHAnsi"/>
                <w:szCs w:val="20"/>
                <w:lang w:val="en-US" w:eastAsia="en-US" w:bidi="ar-SA"/>
              </w:rPr>
              <w:t xml:space="preserve">mobilized </w:t>
            </w:r>
            <w:r w:rsidR="00886F8E" w:rsidRPr="00935FDE">
              <w:rPr>
                <w:rFonts w:asciiTheme="majorHAnsi" w:eastAsiaTheme="minorHAnsi" w:hAnsiTheme="majorHAnsi" w:cstheme="majorHAnsi"/>
                <w:szCs w:val="20"/>
                <w:lang w:val="en-US" w:eastAsia="en-US" w:bidi="ar-SA"/>
              </w:rPr>
              <w:t xml:space="preserve">associated to both reference and scenario will be recorded in columns ‘Qwood_ref’ and ‘Qwood_alternative’ or ‘wood_delta’ (if the values for each scenario are not available). </w:t>
            </w:r>
            <w:r w:rsidR="000B49D2">
              <w:rPr>
                <w:rFonts w:asciiTheme="majorHAnsi" w:eastAsiaTheme="minorHAnsi" w:hAnsiTheme="majorHAnsi" w:cstheme="majorHAnsi"/>
                <w:szCs w:val="20"/>
                <w:lang w:val="en-US" w:eastAsia="en-US" w:bidi="ar-SA"/>
              </w:rPr>
              <w:t xml:space="preserve">Wood mobilized may be whole harvest, HWP or recycled wood depending on the C balance calculated. Qwood should refer to the same perimeter as the carbon estimates. For example, if the carbon balance is calculated for the whole harvested wood, then Qwood should include both energy and materials wood products. If the driver is recycling the Qwood </w:t>
            </w:r>
          </w:p>
          <w:p w14:paraId="51C450B3" w14:textId="77777777" w:rsidR="00886F8E" w:rsidRPr="00935FDE" w:rsidRDefault="00886F8E" w:rsidP="003B63DB">
            <w:pPr>
              <w:rPr>
                <w:rFonts w:asciiTheme="majorHAnsi" w:eastAsiaTheme="minorHAnsi" w:hAnsiTheme="majorHAnsi" w:cstheme="majorHAnsi"/>
                <w:szCs w:val="20"/>
                <w:lang w:val="en-US" w:eastAsia="en-US" w:bidi="ar-SA"/>
              </w:rPr>
            </w:pPr>
            <w:r w:rsidRPr="00935FDE">
              <w:rPr>
                <w:rFonts w:asciiTheme="majorHAnsi" w:eastAsiaTheme="minorHAnsi" w:hAnsiTheme="majorHAnsi" w:cstheme="majorHAnsi"/>
                <w:szCs w:val="20"/>
                <w:lang w:val="en-US" w:eastAsia="en-US" w:bidi="ar-SA"/>
              </w:rPr>
              <w:t>Following the guidelines to select the reference, Qwood_alt&gt;Qwood_ref.</w:t>
            </w:r>
          </w:p>
          <w:p w14:paraId="7358D6A4" w14:textId="77777777" w:rsidR="00886F8E" w:rsidRPr="00935FDE" w:rsidRDefault="00886F8E" w:rsidP="003B63DB">
            <w:pPr>
              <w:rPr>
                <w:rFonts w:asciiTheme="majorHAnsi" w:eastAsiaTheme="minorHAnsi" w:hAnsiTheme="majorHAnsi" w:cstheme="majorHAnsi"/>
                <w:szCs w:val="20"/>
                <w:lang w:val="en-US" w:eastAsia="en-US" w:bidi="ar-SA"/>
              </w:rPr>
            </w:pPr>
          </w:p>
          <w:p w14:paraId="322F35D5" w14:textId="77777777" w:rsidR="00886F8E" w:rsidRPr="00935FDE" w:rsidRDefault="00886F8E" w:rsidP="003B63DB">
            <w:pPr>
              <w:rPr>
                <w:rFonts w:asciiTheme="majorHAnsi" w:eastAsiaTheme="minorHAnsi" w:hAnsiTheme="majorHAnsi" w:cstheme="majorHAnsi"/>
                <w:b/>
                <w:bCs/>
                <w:szCs w:val="20"/>
                <w:lang w:val="en-US" w:eastAsia="en-US" w:bidi="ar-SA"/>
              </w:rPr>
            </w:pPr>
            <w:r w:rsidRPr="00935FDE">
              <w:rPr>
                <w:rFonts w:asciiTheme="majorHAnsi" w:eastAsiaTheme="minorHAnsi" w:hAnsiTheme="majorHAnsi" w:cstheme="majorHAnsi"/>
                <w:szCs w:val="20"/>
                <w:lang w:val="en-US" w:eastAsia="en-US" w:bidi="ar-SA"/>
              </w:rPr>
              <w:t xml:space="preserve">Qwood_delta is first calculated in the same unit as given in the paper but is then </w:t>
            </w:r>
            <w:r w:rsidRPr="00935FDE">
              <w:rPr>
                <w:rFonts w:asciiTheme="majorHAnsi" w:eastAsiaTheme="minorHAnsi" w:hAnsiTheme="majorHAnsi" w:cstheme="majorHAnsi"/>
                <w:b/>
                <w:bCs/>
                <w:szCs w:val="20"/>
                <w:lang w:val="en-US" w:eastAsia="en-US" w:bidi="ar-SA"/>
              </w:rPr>
              <w:t>converted into m3 of wood using the named variables listed in the Conversions sheet.</w:t>
            </w:r>
          </w:p>
          <w:p w14:paraId="583107B7" w14:textId="77777777" w:rsidR="00886F8E" w:rsidRPr="00935FDE" w:rsidRDefault="00886F8E" w:rsidP="003B63DB">
            <w:pPr>
              <w:rPr>
                <w:rFonts w:asciiTheme="majorHAnsi" w:eastAsiaTheme="minorHAnsi" w:hAnsiTheme="majorHAnsi" w:cstheme="majorHAnsi"/>
                <w:b/>
                <w:bCs/>
                <w:szCs w:val="20"/>
                <w:lang w:val="en-US" w:eastAsia="en-US" w:bidi="ar-SA"/>
              </w:rPr>
            </w:pPr>
          </w:p>
          <w:p w14:paraId="6C01E16D" w14:textId="77777777" w:rsidR="00886F8E" w:rsidRPr="00935FDE" w:rsidRDefault="00886F8E" w:rsidP="003B63DB">
            <w:pPr>
              <w:rPr>
                <w:rFonts w:asciiTheme="majorHAnsi" w:hAnsiTheme="majorHAnsi" w:cstheme="majorHAnsi"/>
                <w:szCs w:val="20"/>
                <w:lang w:val="en-US"/>
              </w:rPr>
            </w:pPr>
            <w:r w:rsidRPr="00935FDE">
              <w:rPr>
                <w:rFonts w:asciiTheme="majorHAnsi" w:eastAsiaTheme="minorHAnsi" w:hAnsiTheme="majorHAnsi" w:cstheme="majorHAnsi"/>
                <w:szCs w:val="20"/>
                <w:lang w:val="en-US" w:eastAsia="en-US" w:bidi="ar-SA"/>
              </w:rPr>
              <w:t>QwoodInPublication records the paper’s display item from which the wood data have been extracted (for ex. Fig 2, Table 3..)</w:t>
            </w:r>
          </w:p>
        </w:tc>
        <w:tc>
          <w:tcPr>
            <w:tcW w:w="1837" w:type="dxa"/>
          </w:tcPr>
          <w:p w14:paraId="1F320CA8"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Qwood_delta</w:t>
            </w:r>
            <w:r w:rsidRPr="00935FDE">
              <w:rPr>
                <w:rFonts w:asciiTheme="majorHAnsi" w:hAnsiTheme="majorHAnsi" w:cstheme="majorHAnsi"/>
                <w:szCs w:val="20"/>
                <w:lang w:val="en-US"/>
              </w:rPr>
              <w:t xml:space="preserve"> = Qwood_alternative – Qwood_ref</w:t>
            </w:r>
          </w:p>
          <w:p w14:paraId="5E1C5ED3" w14:textId="77777777" w:rsidR="00886F8E" w:rsidRPr="00935FDE" w:rsidRDefault="00886F8E" w:rsidP="003B63DB">
            <w:pPr>
              <w:rPr>
                <w:rFonts w:asciiTheme="majorHAnsi" w:hAnsiTheme="majorHAnsi" w:cstheme="majorHAnsi"/>
                <w:szCs w:val="20"/>
                <w:lang w:val="en-US"/>
              </w:rPr>
            </w:pPr>
          </w:p>
          <w:p w14:paraId="016E9DAC"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Conversion</w:t>
            </w:r>
            <w:r w:rsidRPr="00935FDE">
              <w:rPr>
                <w:rFonts w:asciiTheme="majorHAnsi" w:hAnsiTheme="majorHAnsi" w:cstheme="majorHAnsi"/>
                <w:szCs w:val="20"/>
                <w:lang w:val="en-US"/>
              </w:rPr>
              <w:t xml:space="preserve"> :</w:t>
            </w:r>
          </w:p>
          <w:p w14:paraId="0BA37ADF"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 xml:space="preserve">Qwood_delta_m3wood </w:t>
            </w:r>
          </w:p>
        </w:tc>
      </w:tr>
      <w:tr w:rsidR="00886F8E" w14:paraId="187DAE06" w14:textId="77777777" w:rsidTr="00935FDE">
        <w:tc>
          <w:tcPr>
            <w:tcW w:w="1419" w:type="dxa"/>
          </w:tcPr>
          <w:p w14:paraId="2EBB5D55"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 xml:space="preserve">Cumulated C balance </w:t>
            </w:r>
          </w:p>
        </w:tc>
        <w:tc>
          <w:tcPr>
            <w:tcW w:w="1275" w:type="dxa"/>
          </w:tcPr>
          <w:p w14:paraId="64F860A7"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Mandatory (optional only if a substitution value is provided)</w:t>
            </w:r>
          </w:p>
        </w:tc>
        <w:tc>
          <w:tcPr>
            <w:tcW w:w="4962" w:type="dxa"/>
          </w:tcPr>
          <w:p w14:paraId="27A0D5E7" w14:textId="77777777" w:rsidR="00886F8E" w:rsidRPr="00935FDE" w:rsidRDefault="00886F8E" w:rsidP="003B63DB">
            <w:pPr>
              <w:rPr>
                <w:rFonts w:asciiTheme="majorHAnsi" w:hAnsiTheme="majorHAnsi" w:cstheme="majorHAnsi"/>
                <w:b/>
                <w:szCs w:val="20"/>
                <w:lang w:val="en-US"/>
              </w:rPr>
            </w:pPr>
            <w:r w:rsidRPr="00935FDE">
              <w:rPr>
                <w:rFonts w:asciiTheme="majorHAnsi" w:hAnsiTheme="majorHAnsi" w:cstheme="majorHAnsi"/>
                <w:szCs w:val="20"/>
                <w:lang w:val="en-US"/>
              </w:rPr>
              <w:t xml:space="preserve">Record the C balance </w:t>
            </w:r>
            <w:r w:rsidRPr="00935FDE">
              <w:rPr>
                <w:rFonts w:asciiTheme="majorHAnsi" w:hAnsiTheme="majorHAnsi" w:cstheme="majorHAnsi"/>
                <w:b/>
                <w:szCs w:val="20"/>
                <w:lang w:val="en-US"/>
              </w:rPr>
              <w:t xml:space="preserve">cumulated (or averaged over time). </w:t>
            </w:r>
          </w:p>
          <w:p w14:paraId="603AB803" w14:textId="77777777" w:rsidR="00886F8E" w:rsidRPr="00935FDE" w:rsidRDefault="00886F8E" w:rsidP="003B63DB">
            <w:pPr>
              <w:rPr>
                <w:rFonts w:asciiTheme="majorHAnsi" w:hAnsiTheme="majorHAnsi" w:cstheme="majorHAnsi"/>
                <w:b/>
                <w:szCs w:val="20"/>
                <w:lang w:val="en-US"/>
              </w:rPr>
            </w:pPr>
          </w:p>
          <w:p w14:paraId="47B234AA" w14:textId="77777777" w:rsidR="00886F8E" w:rsidRPr="00935FDE" w:rsidRDefault="00886F8E" w:rsidP="003B63DB">
            <w:pPr>
              <w:rPr>
                <w:rFonts w:asciiTheme="majorHAnsi" w:hAnsiTheme="majorHAnsi" w:cstheme="majorHAnsi"/>
                <w:b/>
                <w:szCs w:val="20"/>
                <w:lang w:val="en-US"/>
              </w:rPr>
            </w:pPr>
            <w:r w:rsidRPr="00935FDE">
              <w:rPr>
                <w:rFonts w:asciiTheme="majorHAnsi" w:hAnsiTheme="majorHAnsi" w:cstheme="majorHAnsi"/>
                <w:bCs/>
                <w:szCs w:val="20"/>
                <w:lang w:val="en-US"/>
              </w:rPr>
              <w:t>By convention, sequestration in the biomass will be recorded as positive, emissions to the atmosphere will be recorded as negative.</w:t>
            </w:r>
            <w:r w:rsidRPr="00935FDE">
              <w:rPr>
                <w:rFonts w:asciiTheme="majorHAnsi" w:hAnsiTheme="majorHAnsi" w:cstheme="majorHAnsi"/>
                <w:b/>
                <w:szCs w:val="20"/>
                <w:lang w:val="en-US"/>
              </w:rPr>
              <w:t xml:space="preserve"> For double-check, the sign of the C flux is recorded in the C_sign column. </w:t>
            </w:r>
          </w:p>
          <w:p w14:paraId="1A9B34FA" w14:textId="77777777" w:rsidR="00886F8E" w:rsidRPr="00935FDE" w:rsidRDefault="00886F8E" w:rsidP="003B63DB">
            <w:pPr>
              <w:rPr>
                <w:rFonts w:asciiTheme="majorHAnsi" w:hAnsiTheme="majorHAnsi" w:cstheme="majorHAnsi"/>
                <w:b/>
                <w:szCs w:val="20"/>
                <w:lang w:val="en-US"/>
              </w:rPr>
            </w:pPr>
          </w:p>
          <w:p w14:paraId="4F4C1EC8"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Cs/>
                <w:szCs w:val="20"/>
                <w:lang w:val="en-US"/>
              </w:rPr>
              <w:t>If annual values are provided, compute the cumulated value</w:t>
            </w:r>
            <w:r w:rsidRPr="00935FDE">
              <w:rPr>
                <w:rFonts w:asciiTheme="majorHAnsi" w:hAnsiTheme="majorHAnsi" w:cstheme="majorHAnsi"/>
                <w:b/>
                <w:szCs w:val="20"/>
                <w:lang w:val="en-US"/>
              </w:rPr>
              <w:t xml:space="preserve"> ensuring the recorded time period in the "Context definition” section is correct.</w:t>
            </w:r>
            <w:r w:rsidRPr="00935FDE">
              <w:rPr>
                <w:rFonts w:asciiTheme="majorHAnsi" w:hAnsiTheme="majorHAnsi" w:cstheme="majorHAnsi"/>
                <w:szCs w:val="20"/>
                <w:lang w:val="en-US"/>
              </w:rPr>
              <w:t xml:space="preserve"> </w:t>
            </w:r>
          </w:p>
          <w:p w14:paraId="3645AED5" w14:textId="77777777" w:rsidR="00886F8E" w:rsidRPr="00935FDE" w:rsidRDefault="00886F8E" w:rsidP="003B63DB">
            <w:pPr>
              <w:rPr>
                <w:rFonts w:asciiTheme="majorHAnsi" w:hAnsiTheme="majorHAnsi" w:cstheme="majorHAnsi"/>
                <w:b/>
                <w:szCs w:val="20"/>
                <w:lang w:val="en-US"/>
              </w:rPr>
            </w:pPr>
            <w:r w:rsidRPr="00935FDE">
              <w:rPr>
                <w:rFonts w:asciiTheme="majorHAnsi" w:hAnsiTheme="majorHAnsi" w:cstheme="majorHAnsi"/>
                <w:szCs w:val="20"/>
                <w:lang w:val="en-US"/>
              </w:rPr>
              <w:t xml:space="preserve">The change in carbon emission/sequestration between reference and scenario will be recorded in priority in the two columns ‘C_ref’ and ‘C_scenario’. When the values for both reference and alternative scenario are not displayed, the C balance might as well be recorded as ‘C_delta’ if available. </w:t>
            </w:r>
          </w:p>
        </w:tc>
        <w:tc>
          <w:tcPr>
            <w:tcW w:w="1837" w:type="dxa"/>
          </w:tcPr>
          <w:p w14:paraId="2A50E27E"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Cratio</w:t>
            </w:r>
            <w:r w:rsidRPr="00935FDE">
              <w:rPr>
                <w:rFonts w:asciiTheme="majorHAnsi" w:hAnsiTheme="majorHAnsi" w:cstheme="majorHAnsi"/>
                <w:szCs w:val="20"/>
                <w:lang w:val="en-US"/>
              </w:rPr>
              <w:t>= (Calternative – Cref) / abs(Cref)</w:t>
            </w:r>
          </w:p>
          <w:p w14:paraId="7C0DCFB1" w14:textId="77777777" w:rsidR="00886F8E" w:rsidRPr="00935FDE" w:rsidRDefault="00886F8E" w:rsidP="003B63DB">
            <w:pPr>
              <w:rPr>
                <w:rFonts w:asciiTheme="majorHAnsi" w:hAnsiTheme="majorHAnsi" w:cstheme="majorHAnsi"/>
                <w:szCs w:val="20"/>
                <w:lang w:val="en-US"/>
              </w:rPr>
            </w:pPr>
          </w:p>
          <w:p w14:paraId="38E5A3ED"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Cdelta</w:t>
            </w:r>
            <w:r w:rsidRPr="00935FDE">
              <w:rPr>
                <w:rFonts w:asciiTheme="majorHAnsi" w:hAnsiTheme="majorHAnsi" w:cstheme="majorHAnsi"/>
                <w:szCs w:val="20"/>
                <w:lang w:val="en-US"/>
              </w:rPr>
              <w:t>= Calternative -Cref</w:t>
            </w:r>
          </w:p>
          <w:p w14:paraId="5CCE80DB" w14:textId="77777777" w:rsidR="00886F8E" w:rsidRPr="00935FDE" w:rsidRDefault="00886F8E" w:rsidP="003B63DB">
            <w:pPr>
              <w:rPr>
                <w:rFonts w:asciiTheme="majorHAnsi" w:hAnsiTheme="majorHAnsi" w:cstheme="majorHAnsi"/>
                <w:szCs w:val="20"/>
                <w:lang w:val="en-US"/>
              </w:rPr>
            </w:pPr>
          </w:p>
          <w:p w14:paraId="79322F84"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b/>
                <w:bCs/>
                <w:szCs w:val="20"/>
                <w:lang w:val="en-US"/>
              </w:rPr>
              <w:t>Conversion</w:t>
            </w:r>
            <w:r w:rsidRPr="00935FDE">
              <w:rPr>
                <w:rFonts w:asciiTheme="majorHAnsi" w:hAnsiTheme="majorHAnsi" w:cstheme="majorHAnsi"/>
                <w:szCs w:val="20"/>
                <w:lang w:val="en-US"/>
              </w:rPr>
              <w:t xml:space="preserve"> :</w:t>
            </w:r>
          </w:p>
          <w:p w14:paraId="1555D29E"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Cdelta_tCO2</w:t>
            </w:r>
          </w:p>
        </w:tc>
      </w:tr>
      <w:tr w:rsidR="00886F8E" w:rsidRPr="002257BC" w14:paraId="3836A073" w14:textId="77777777" w:rsidTr="00935FDE">
        <w:tc>
          <w:tcPr>
            <w:tcW w:w="1419" w:type="dxa"/>
          </w:tcPr>
          <w:p w14:paraId="2889DF9E"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Substitution</w:t>
            </w:r>
          </w:p>
        </w:tc>
        <w:tc>
          <w:tcPr>
            <w:tcW w:w="1275" w:type="dxa"/>
          </w:tcPr>
          <w:p w14:paraId="4C547628"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 xml:space="preserve">Mandatory </w:t>
            </w:r>
            <w:r w:rsidR="00815017" w:rsidRPr="00935FDE">
              <w:rPr>
                <w:rFonts w:asciiTheme="majorHAnsi" w:hAnsiTheme="majorHAnsi" w:cstheme="majorHAnsi"/>
                <w:szCs w:val="20"/>
                <w:lang w:val="en-US"/>
              </w:rPr>
              <w:t xml:space="preserve">using </w:t>
            </w:r>
            <w:r w:rsidRPr="00935FDE">
              <w:rPr>
                <w:rFonts w:asciiTheme="majorHAnsi" w:hAnsiTheme="majorHAnsi" w:cstheme="majorHAnsi"/>
                <w:szCs w:val="20"/>
                <w:lang w:val="en-US"/>
              </w:rPr>
              <w:t xml:space="preserve">wood amount and C balance </w:t>
            </w:r>
            <w:r w:rsidR="00815017" w:rsidRPr="00935FDE">
              <w:rPr>
                <w:rFonts w:asciiTheme="majorHAnsi" w:hAnsiTheme="majorHAnsi" w:cstheme="majorHAnsi"/>
                <w:szCs w:val="20"/>
                <w:lang w:val="en-US"/>
              </w:rPr>
              <w:t>recorded values</w:t>
            </w:r>
          </w:p>
        </w:tc>
        <w:tc>
          <w:tcPr>
            <w:tcW w:w="4962" w:type="dxa"/>
          </w:tcPr>
          <w:p w14:paraId="5F45BA7D" w14:textId="77777777" w:rsidR="00886F8E" w:rsidRPr="00935FDE" w:rsidRDefault="00815017" w:rsidP="003B63DB">
            <w:pPr>
              <w:rPr>
                <w:rFonts w:asciiTheme="majorHAnsi" w:hAnsiTheme="majorHAnsi" w:cstheme="majorHAnsi"/>
                <w:szCs w:val="20"/>
                <w:lang w:val="en-US"/>
              </w:rPr>
            </w:pPr>
            <w:r w:rsidRPr="00935FDE">
              <w:rPr>
                <w:rFonts w:asciiTheme="majorHAnsi" w:hAnsiTheme="majorHAnsi" w:cstheme="majorHAnsi"/>
                <w:szCs w:val="20"/>
                <w:lang w:val="en-US"/>
              </w:rPr>
              <w:t>R</w:t>
            </w:r>
            <w:r w:rsidR="00886F8E" w:rsidRPr="00935FDE">
              <w:rPr>
                <w:rFonts w:asciiTheme="majorHAnsi" w:hAnsiTheme="majorHAnsi" w:cstheme="majorHAnsi"/>
                <w:szCs w:val="20"/>
                <w:lang w:val="en-US"/>
              </w:rPr>
              <w:t xml:space="preserve">elative </w:t>
            </w:r>
            <w:r w:rsidRPr="00935FDE">
              <w:rPr>
                <w:rFonts w:asciiTheme="majorHAnsi" w:hAnsiTheme="majorHAnsi" w:cstheme="majorHAnsi"/>
                <w:szCs w:val="20"/>
                <w:lang w:val="en-US"/>
              </w:rPr>
              <w:t xml:space="preserve">carbon balance </w:t>
            </w:r>
            <w:r w:rsidR="00886F8E" w:rsidRPr="00935FDE">
              <w:rPr>
                <w:rFonts w:asciiTheme="majorHAnsi" w:hAnsiTheme="majorHAnsi" w:cstheme="majorHAnsi"/>
                <w:szCs w:val="20"/>
                <w:lang w:val="en-US"/>
              </w:rPr>
              <w:t>is calculated, that is the change in C balance divided by the change in wood use</w:t>
            </w:r>
            <w:r w:rsidRPr="00935FDE">
              <w:rPr>
                <w:rFonts w:asciiTheme="majorHAnsi" w:hAnsiTheme="majorHAnsi" w:cstheme="majorHAnsi"/>
                <w:szCs w:val="20"/>
                <w:lang w:val="en-US"/>
              </w:rPr>
              <w:t>.</w:t>
            </w:r>
            <w:r w:rsidR="00886F8E" w:rsidRPr="00935FDE">
              <w:rPr>
                <w:rFonts w:asciiTheme="majorHAnsi" w:hAnsiTheme="majorHAnsi" w:cstheme="majorHAnsi"/>
                <w:szCs w:val="20"/>
                <w:lang w:val="en-US"/>
              </w:rPr>
              <w:t xml:space="preserve"> </w:t>
            </w:r>
            <w:r w:rsidRPr="00935FDE">
              <w:rPr>
                <w:rFonts w:asciiTheme="majorHAnsi" w:hAnsiTheme="majorHAnsi" w:cstheme="majorHAnsi"/>
                <w:szCs w:val="20"/>
                <w:lang w:val="en-US"/>
              </w:rPr>
              <w:t>R</w:t>
            </w:r>
            <w:r w:rsidR="00886F8E" w:rsidRPr="00935FDE">
              <w:rPr>
                <w:rFonts w:asciiTheme="majorHAnsi" w:hAnsiTheme="majorHAnsi" w:cstheme="majorHAnsi"/>
                <w:szCs w:val="20"/>
                <w:lang w:val="en-US"/>
              </w:rPr>
              <w:t>ecord the data in category Substitution after checking the correct conversion</w:t>
            </w:r>
            <w:r w:rsidRPr="00935FDE">
              <w:rPr>
                <w:rFonts w:asciiTheme="majorHAnsi" w:hAnsiTheme="majorHAnsi" w:cstheme="majorHAnsi"/>
                <w:szCs w:val="20"/>
                <w:lang w:val="en-US"/>
              </w:rPr>
              <w:t xml:space="preserve"> and ensuring correspondence (same perimeter)</w:t>
            </w:r>
            <w:r w:rsidR="00886F8E" w:rsidRPr="00935FDE">
              <w:rPr>
                <w:rFonts w:asciiTheme="majorHAnsi" w:hAnsiTheme="majorHAnsi" w:cstheme="majorHAnsi"/>
                <w:szCs w:val="20"/>
                <w:lang w:val="en-US"/>
              </w:rPr>
              <w:t xml:space="preserve"> of Qwood_delta_m3wood and Cdelta_tCO2. Be specific on the unit (eg. m</w:t>
            </w:r>
            <w:r w:rsidR="00886F8E" w:rsidRPr="00935FDE">
              <w:rPr>
                <w:rFonts w:asciiTheme="majorHAnsi" w:hAnsiTheme="majorHAnsi" w:cstheme="majorHAnsi"/>
                <w:szCs w:val="20"/>
                <w:vertAlign w:val="superscript"/>
                <w:lang w:val="en-US"/>
              </w:rPr>
              <w:t>2</w:t>
            </w:r>
            <w:r w:rsidR="00886F8E" w:rsidRPr="00935FDE">
              <w:rPr>
                <w:rFonts w:asciiTheme="majorHAnsi" w:hAnsiTheme="majorHAnsi" w:cstheme="majorHAnsi"/>
                <w:szCs w:val="20"/>
                <w:lang w:val="en-US"/>
              </w:rPr>
              <w:t xml:space="preserve"> of house floor or m</w:t>
            </w:r>
            <w:r w:rsidR="00886F8E" w:rsidRPr="00935FDE">
              <w:rPr>
                <w:rFonts w:asciiTheme="majorHAnsi" w:hAnsiTheme="majorHAnsi" w:cstheme="majorHAnsi"/>
                <w:szCs w:val="20"/>
                <w:vertAlign w:val="superscript"/>
                <w:lang w:val="en-US"/>
              </w:rPr>
              <w:t>2</w:t>
            </w:r>
            <w:r w:rsidR="00886F8E" w:rsidRPr="00935FDE">
              <w:rPr>
                <w:rFonts w:asciiTheme="majorHAnsi" w:hAnsiTheme="majorHAnsi" w:cstheme="majorHAnsi"/>
                <w:szCs w:val="20"/>
                <w:lang w:val="en-US"/>
              </w:rPr>
              <w:t xml:space="preserve"> of forest instead of m</w:t>
            </w:r>
            <w:r w:rsidR="00886F8E" w:rsidRPr="00935FDE">
              <w:rPr>
                <w:rFonts w:asciiTheme="majorHAnsi" w:hAnsiTheme="majorHAnsi" w:cstheme="majorHAnsi"/>
                <w:szCs w:val="20"/>
                <w:vertAlign w:val="superscript"/>
                <w:lang w:val="en-US"/>
              </w:rPr>
              <w:t>2</w:t>
            </w:r>
            <w:r w:rsidR="00886F8E" w:rsidRPr="00935FDE">
              <w:rPr>
                <w:rFonts w:asciiTheme="majorHAnsi" w:hAnsiTheme="majorHAnsi" w:cstheme="majorHAnsi"/>
                <w:szCs w:val="20"/>
                <w:lang w:val="en-US"/>
              </w:rPr>
              <w:t>, m</w:t>
            </w:r>
            <w:r w:rsidR="00886F8E" w:rsidRPr="00935FDE">
              <w:rPr>
                <w:rFonts w:asciiTheme="majorHAnsi" w:hAnsiTheme="majorHAnsi" w:cstheme="majorHAnsi"/>
                <w:szCs w:val="20"/>
                <w:vertAlign w:val="superscript"/>
                <w:lang w:val="en-US"/>
              </w:rPr>
              <w:t>3</w:t>
            </w:r>
            <w:r w:rsidR="00886F8E" w:rsidRPr="00935FDE">
              <w:rPr>
                <w:rFonts w:asciiTheme="majorHAnsi" w:hAnsiTheme="majorHAnsi" w:cstheme="majorHAnsi"/>
                <w:szCs w:val="20"/>
                <w:lang w:val="en-US"/>
              </w:rPr>
              <w:t xml:space="preserve"> of harvest or m</w:t>
            </w:r>
            <w:r w:rsidR="00886F8E" w:rsidRPr="00935FDE">
              <w:rPr>
                <w:rFonts w:asciiTheme="majorHAnsi" w:hAnsiTheme="majorHAnsi" w:cstheme="majorHAnsi"/>
                <w:szCs w:val="20"/>
                <w:vertAlign w:val="superscript"/>
                <w:lang w:val="en-US"/>
              </w:rPr>
              <w:t>3</w:t>
            </w:r>
            <w:r w:rsidR="00886F8E" w:rsidRPr="00935FDE">
              <w:rPr>
                <w:rFonts w:asciiTheme="majorHAnsi" w:hAnsiTheme="majorHAnsi" w:cstheme="majorHAnsi"/>
                <w:szCs w:val="20"/>
                <w:lang w:val="en-US"/>
              </w:rPr>
              <w:t xml:space="preserve"> of wood used as window pane instead of m</w:t>
            </w:r>
            <w:r w:rsidR="00886F8E" w:rsidRPr="00935FDE">
              <w:rPr>
                <w:rFonts w:asciiTheme="majorHAnsi" w:hAnsiTheme="majorHAnsi" w:cstheme="majorHAnsi"/>
                <w:szCs w:val="20"/>
                <w:vertAlign w:val="superscript"/>
                <w:lang w:val="en-US"/>
              </w:rPr>
              <w:t>3</w:t>
            </w:r>
            <w:r w:rsidR="00886F8E" w:rsidRPr="00935FDE">
              <w:rPr>
                <w:rFonts w:asciiTheme="majorHAnsi" w:hAnsiTheme="majorHAnsi" w:cstheme="majorHAnsi"/>
                <w:szCs w:val="20"/>
                <w:lang w:val="en-US"/>
              </w:rPr>
              <w:t xml:space="preserve">). </w:t>
            </w:r>
          </w:p>
        </w:tc>
        <w:tc>
          <w:tcPr>
            <w:tcW w:w="1837" w:type="dxa"/>
          </w:tcPr>
          <w:p w14:paraId="11104513" w14:textId="77777777" w:rsidR="00886F8E" w:rsidRPr="00935FDE" w:rsidRDefault="00886F8E" w:rsidP="003B63DB">
            <w:pPr>
              <w:rPr>
                <w:rFonts w:asciiTheme="majorHAnsi" w:hAnsiTheme="majorHAnsi" w:cstheme="majorHAnsi"/>
                <w:szCs w:val="20"/>
                <w:lang w:val="en-US"/>
              </w:rPr>
            </w:pPr>
            <w:r w:rsidRPr="00935FDE">
              <w:rPr>
                <w:rFonts w:asciiTheme="majorHAnsi" w:hAnsiTheme="majorHAnsi" w:cstheme="majorHAnsi"/>
                <w:szCs w:val="20"/>
                <w:lang w:val="en-US"/>
              </w:rPr>
              <w:t>Substitution= Cdelta_tCO2 / Qwood_delta_m3wood</w:t>
            </w:r>
          </w:p>
        </w:tc>
      </w:tr>
    </w:tbl>
    <w:p w14:paraId="22B63E9C" w14:textId="77777777" w:rsidR="00886F8E" w:rsidRDefault="00886F8E" w:rsidP="00886F8E">
      <w:pPr>
        <w:rPr>
          <w:lang w:val="en-US"/>
        </w:rPr>
      </w:pPr>
    </w:p>
    <w:p w14:paraId="448CB08D" w14:textId="77777777" w:rsidR="00490BE6" w:rsidRDefault="00490BE6" w:rsidP="00490BE6">
      <w:pPr>
        <w:pStyle w:val="Lgende"/>
      </w:pPr>
      <w:bookmarkStart w:id="33" w:name="_Toc193465257"/>
      <w:bookmarkStart w:id="34" w:name="_Toc193465258"/>
      <w:bookmarkStart w:id="35" w:name="_Toc193465259"/>
      <w:bookmarkStart w:id="36" w:name="_Ref135854989"/>
      <w:bookmarkStart w:id="37" w:name="_Ref135854983"/>
      <w:bookmarkStart w:id="38" w:name="_Toc193466868"/>
      <w:bookmarkEnd w:id="33"/>
      <w:bookmarkEnd w:id="34"/>
      <w:bookmarkEnd w:id="35"/>
      <w:r>
        <w:t xml:space="preserve">Table </w:t>
      </w:r>
      <w:r>
        <w:fldChar w:fldCharType="begin"/>
      </w:r>
      <w:r>
        <w:instrText xml:space="preserve"> SEQ Table \* ARABIC </w:instrText>
      </w:r>
      <w:r>
        <w:fldChar w:fldCharType="separate"/>
      </w:r>
      <w:r w:rsidR="003B63DB">
        <w:rPr>
          <w:noProof/>
        </w:rPr>
        <w:t>5</w:t>
      </w:r>
      <w:r>
        <w:fldChar w:fldCharType="end"/>
      </w:r>
      <w:bookmarkEnd w:id="36"/>
      <w:r>
        <w:t xml:space="preserve"> : Changes in practices’ drivers with their definitions and recommendations to define the reference.</w:t>
      </w:r>
      <w:bookmarkEnd w:id="37"/>
      <w:bookmarkEnd w:id="38"/>
    </w:p>
    <w:tbl>
      <w:tblPr>
        <w:tblStyle w:val="Grilledutableau"/>
        <w:tblW w:w="9351" w:type="dxa"/>
        <w:tblLook w:val="04A0" w:firstRow="1" w:lastRow="0" w:firstColumn="1" w:lastColumn="0" w:noHBand="0" w:noVBand="1"/>
      </w:tblPr>
      <w:tblGrid>
        <w:gridCol w:w="1161"/>
        <w:gridCol w:w="1693"/>
        <w:gridCol w:w="3150"/>
        <w:gridCol w:w="3347"/>
      </w:tblGrid>
      <w:tr w:rsidR="00490BE6" w:rsidRPr="002257BC" w14:paraId="0FFECE37" w14:textId="77777777" w:rsidTr="003B63DB">
        <w:tc>
          <w:tcPr>
            <w:tcW w:w="1175" w:type="dxa"/>
          </w:tcPr>
          <w:p w14:paraId="645DEECE" w14:textId="77777777" w:rsidR="00490BE6" w:rsidRDefault="00490BE6" w:rsidP="003B63DB">
            <w:pPr>
              <w:rPr>
                <w:rFonts w:ascii="Calibri" w:hAnsi="Calibri" w:cs="Calibri"/>
                <w:b/>
                <w:bCs/>
                <w:sz w:val="22"/>
                <w:szCs w:val="22"/>
                <w:lang w:val="en-US"/>
              </w:rPr>
            </w:pPr>
            <w:r>
              <w:rPr>
                <w:rFonts w:ascii="Calibri" w:hAnsi="Calibri" w:cs="Calibri"/>
                <w:b/>
                <w:bCs/>
                <w:sz w:val="22"/>
                <w:szCs w:val="22"/>
                <w:lang w:val="en-US"/>
              </w:rPr>
              <w:t>Drivers’ category</w:t>
            </w:r>
          </w:p>
        </w:tc>
        <w:tc>
          <w:tcPr>
            <w:tcW w:w="1230" w:type="dxa"/>
          </w:tcPr>
          <w:p w14:paraId="029F5006" w14:textId="77777777" w:rsidR="00490BE6" w:rsidRDefault="00490BE6" w:rsidP="003B63DB">
            <w:pPr>
              <w:rPr>
                <w:rFonts w:ascii="Calibri" w:hAnsi="Calibri" w:cs="Calibri"/>
                <w:b/>
                <w:bCs/>
                <w:sz w:val="22"/>
                <w:szCs w:val="22"/>
                <w:lang w:val="en-US"/>
              </w:rPr>
            </w:pPr>
            <w:r>
              <w:rPr>
                <w:rFonts w:ascii="Calibri" w:hAnsi="Calibri" w:cs="Calibri"/>
                <w:b/>
                <w:bCs/>
                <w:sz w:val="22"/>
                <w:szCs w:val="22"/>
                <w:lang w:val="en-US"/>
              </w:rPr>
              <w:t>Drivers</w:t>
            </w:r>
          </w:p>
        </w:tc>
        <w:tc>
          <w:tcPr>
            <w:tcW w:w="3402" w:type="dxa"/>
          </w:tcPr>
          <w:p w14:paraId="34CD9AF8" w14:textId="77777777" w:rsidR="00490BE6" w:rsidRDefault="00490BE6" w:rsidP="003B63DB">
            <w:pPr>
              <w:rPr>
                <w:rFonts w:ascii="Calibri" w:hAnsi="Calibri" w:cs="Calibri"/>
                <w:b/>
                <w:bCs/>
                <w:sz w:val="22"/>
                <w:szCs w:val="22"/>
                <w:lang w:val="en-US"/>
              </w:rPr>
            </w:pPr>
            <w:r>
              <w:rPr>
                <w:rFonts w:ascii="Calibri" w:hAnsi="Calibri" w:cs="Calibri"/>
                <w:b/>
                <w:bCs/>
                <w:sz w:val="22"/>
                <w:szCs w:val="22"/>
                <w:lang w:val="en-US"/>
              </w:rPr>
              <w:t>Details</w:t>
            </w:r>
          </w:p>
        </w:tc>
        <w:tc>
          <w:tcPr>
            <w:tcW w:w="3544" w:type="dxa"/>
          </w:tcPr>
          <w:p w14:paraId="4EBEFD0D" w14:textId="77777777" w:rsidR="00490BE6" w:rsidRDefault="00490BE6" w:rsidP="003B63DB">
            <w:pPr>
              <w:rPr>
                <w:rFonts w:ascii="Calibri" w:hAnsi="Calibri" w:cs="Calibri"/>
                <w:b/>
                <w:bCs/>
                <w:sz w:val="22"/>
                <w:szCs w:val="22"/>
                <w:lang w:val="en-US"/>
              </w:rPr>
            </w:pPr>
            <w:r>
              <w:rPr>
                <w:rFonts w:ascii="Calibri" w:hAnsi="Calibri" w:cs="Calibri"/>
                <w:b/>
                <w:bCs/>
                <w:sz w:val="22"/>
                <w:szCs w:val="22"/>
                <w:lang w:val="en-US"/>
              </w:rPr>
              <w:t>Recommendations to define the reference</w:t>
            </w:r>
          </w:p>
        </w:tc>
      </w:tr>
      <w:tr w:rsidR="00490BE6" w:rsidRPr="002257BC" w14:paraId="3CCEA768" w14:textId="77777777" w:rsidTr="003B63DB">
        <w:tc>
          <w:tcPr>
            <w:tcW w:w="1175" w:type="dxa"/>
            <w:vMerge w:val="restart"/>
          </w:tcPr>
          <w:p w14:paraId="3D39DC70" w14:textId="77777777" w:rsidR="00490BE6" w:rsidRDefault="00490BE6" w:rsidP="003B63DB">
            <w:pPr>
              <w:rPr>
                <w:rFonts w:ascii="Calibri" w:hAnsi="Calibri" w:cs="Calibri"/>
                <w:sz w:val="18"/>
                <w:szCs w:val="18"/>
                <w:lang w:val="en-US"/>
              </w:rPr>
            </w:pPr>
            <w:r>
              <w:rPr>
                <w:rFonts w:ascii="Calibri" w:hAnsi="Calibri" w:cs="Calibri"/>
                <w:sz w:val="18"/>
                <w:szCs w:val="18"/>
                <w:lang w:val="en-US"/>
              </w:rPr>
              <w:t>Silviculture</w:t>
            </w:r>
          </w:p>
        </w:tc>
        <w:tc>
          <w:tcPr>
            <w:tcW w:w="1230" w:type="dxa"/>
            <w:vAlign w:val="bottom"/>
          </w:tcPr>
          <w:p w14:paraId="6FCA80F6"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Unspecified harvest increase</w:t>
            </w:r>
          </w:p>
        </w:tc>
        <w:tc>
          <w:tcPr>
            <w:tcW w:w="3402" w:type="dxa"/>
          </w:tcPr>
          <w:p w14:paraId="46C25A1F" w14:textId="77777777" w:rsidR="00490BE6" w:rsidRDefault="00490BE6" w:rsidP="003B63DB">
            <w:pPr>
              <w:rPr>
                <w:rFonts w:ascii="Calibri" w:hAnsi="Calibri" w:cs="Calibri"/>
                <w:sz w:val="18"/>
                <w:szCs w:val="18"/>
                <w:lang w:val="en-US"/>
              </w:rPr>
            </w:pPr>
            <w:r>
              <w:rPr>
                <w:rFonts w:ascii="Calibri" w:hAnsi="Calibri" w:cs="Calibri"/>
                <w:sz w:val="18"/>
                <w:szCs w:val="18"/>
                <w:lang w:val="en-US"/>
              </w:rPr>
              <w:t>When it is not said by which mechanism the harvest is increased</w:t>
            </w:r>
          </w:p>
        </w:tc>
        <w:tc>
          <w:tcPr>
            <w:tcW w:w="3544" w:type="dxa"/>
          </w:tcPr>
          <w:p w14:paraId="290841BD"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lowest harvest is the reference</w:t>
            </w:r>
          </w:p>
        </w:tc>
      </w:tr>
      <w:tr w:rsidR="00490BE6" w:rsidRPr="002257BC" w14:paraId="4C059613" w14:textId="77777777" w:rsidTr="003B63DB">
        <w:tc>
          <w:tcPr>
            <w:tcW w:w="1175" w:type="dxa"/>
            <w:vMerge/>
          </w:tcPr>
          <w:p w14:paraId="5EF92003" w14:textId="77777777" w:rsidR="00490BE6" w:rsidRDefault="00490BE6" w:rsidP="003B63DB">
            <w:pPr>
              <w:rPr>
                <w:rFonts w:ascii="Calibri" w:hAnsi="Calibri" w:cs="Calibri"/>
                <w:sz w:val="18"/>
                <w:szCs w:val="18"/>
                <w:lang w:val="en-US"/>
              </w:rPr>
            </w:pPr>
          </w:p>
        </w:tc>
        <w:tc>
          <w:tcPr>
            <w:tcW w:w="1230" w:type="dxa"/>
            <w:vAlign w:val="bottom"/>
          </w:tcPr>
          <w:p w14:paraId="164E0E20"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Area subject to harvest</w:t>
            </w:r>
          </w:p>
        </w:tc>
        <w:tc>
          <w:tcPr>
            <w:tcW w:w="3402" w:type="dxa"/>
          </w:tcPr>
          <w:p w14:paraId="4B809ED7" w14:textId="77777777" w:rsidR="00490BE6" w:rsidRDefault="00490BE6" w:rsidP="003B63DB">
            <w:pPr>
              <w:rPr>
                <w:rFonts w:ascii="Calibri" w:hAnsi="Calibri" w:cs="Calibri"/>
                <w:sz w:val="18"/>
                <w:szCs w:val="18"/>
                <w:lang w:val="en-US"/>
              </w:rPr>
            </w:pPr>
            <w:r>
              <w:rPr>
                <w:rFonts w:ascii="Calibri" w:hAnsi="Calibri" w:cs="Calibri"/>
                <w:sz w:val="18"/>
                <w:szCs w:val="18"/>
                <w:lang w:val="en-US"/>
              </w:rPr>
              <w:t>Effect on a territory's C balance of a change in harvested area</w:t>
            </w:r>
          </w:p>
        </w:tc>
        <w:tc>
          <w:tcPr>
            <w:tcW w:w="3544" w:type="dxa"/>
          </w:tcPr>
          <w:p w14:paraId="205A874F" w14:textId="77777777" w:rsidR="00490BE6" w:rsidRDefault="00490BE6" w:rsidP="003B63DB">
            <w:pPr>
              <w:rPr>
                <w:rFonts w:ascii="Calibri" w:hAnsi="Calibri" w:cs="Calibri"/>
                <w:sz w:val="18"/>
                <w:szCs w:val="18"/>
                <w:lang w:val="en-US"/>
              </w:rPr>
            </w:pPr>
            <w:r>
              <w:rPr>
                <w:rFonts w:ascii="Calibri" w:hAnsi="Calibri" w:cs="Calibri"/>
                <w:sz w:val="18"/>
                <w:szCs w:val="18"/>
                <w:lang w:val="en-US"/>
              </w:rPr>
              <w:t>Reference will be scenario with lowest wood use or scenario with lowest managed area</w:t>
            </w:r>
          </w:p>
        </w:tc>
      </w:tr>
      <w:tr w:rsidR="00490BE6" w:rsidRPr="002257BC" w14:paraId="0E753E8C" w14:textId="77777777" w:rsidTr="003B63DB">
        <w:tc>
          <w:tcPr>
            <w:tcW w:w="1175" w:type="dxa"/>
            <w:vMerge/>
          </w:tcPr>
          <w:p w14:paraId="0D5B2F79" w14:textId="77777777" w:rsidR="00490BE6" w:rsidRDefault="00490BE6" w:rsidP="003B63DB">
            <w:pPr>
              <w:rPr>
                <w:rFonts w:ascii="Calibri" w:hAnsi="Calibri" w:cs="Calibri"/>
                <w:sz w:val="18"/>
                <w:szCs w:val="18"/>
                <w:lang w:val="en-US"/>
              </w:rPr>
            </w:pPr>
          </w:p>
        </w:tc>
        <w:tc>
          <w:tcPr>
            <w:tcW w:w="1230" w:type="dxa"/>
            <w:vAlign w:val="bottom"/>
          </w:tcPr>
          <w:p w14:paraId="7E38DCE4"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rotation length</w:t>
            </w:r>
          </w:p>
        </w:tc>
        <w:tc>
          <w:tcPr>
            <w:tcW w:w="3402" w:type="dxa"/>
          </w:tcPr>
          <w:p w14:paraId="667F0FE9"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Scenarios with different harvest age</w:t>
            </w:r>
          </w:p>
        </w:tc>
        <w:tc>
          <w:tcPr>
            <w:tcW w:w="3544" w:type="dxa"/>
          </w:tcPr>
          <w:p w14:paraId="33924BDD"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longest rotation length</w:t>
            </w:r>
          </w:p>
        </w:tc>
      </w:tr>
      <w:tr w:rsidR="00490BE6" w:rsidRPr="002257BC" w14:paraId="6BA75D5D" w14:textId="77777777" w:rsidTr="003B63DB">
        <w:tc>
          <w:tcPr>
            <w:tcW w:w="1175" w:type="dxa"/>
            <w:vMerge/>
          </w:tcPr>
          <w:p w14:paraId="42ED2B7E" w14:textId="77777777" w:rsidR="00490BE6" w:rsidRDefault="00490BE6" w:rsidP="003B63DB">
            <w:pPr>
              <w:rPr>
                <w:rFonts w:ascii="Calibri" w:hAnsi="Calibri" w:cs="Calibri"/>
                <w:sz w:val="18"/>
                <w:szCs w:val="18"/>
                <w:lang w:val="en-US"/>
              </w:rPr>
            </w:pPr>
          </w:p>
        </w:tc>
        <w:tc>
          <w:tcPr>
            <w:tcW w:w="1230" w:type="dxa"/>
            <w:vAlign w:val="bottom"/>
          </w:tcPr>
          <w:p w14:paraId="1FAA682D"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 xml:space="preserve">cutting intensity </w:t>
            </w:r>
          </w:p>
        </w:tc>
        <w:tc>
          <w:tcPr>
            <w:tcW w:w="3402" w:type="dxa"/>
          </w:tcPr>
          <w:p w14:paraId="676B534C" w14:textId="77777777" w:rsidR="00490BE6" w:rsidRDefault="00490BE6" w:rsidP="003B63DB">
            <w:pPr>
              <w:rPr>
                <w:rFonts w:ascii="Calibri" w:hAnsi="Calibri" w:cs="Calibri"/>
                <w:sz w:val="18"/>
                <w:szCs w:val="18"/>
                <w:lang w:val="en-US"/>
              </w:rPr>
            </w:pPr>
            <w:r>
              <w:rPr>
                <w:rFonts w:ascii="Calibri" w:hAnsi="Calibri" w:cs="Calibri"/>
                <w:sz w:val="18"/>
                <w:szCs w:val="18"/>
                <w:lang w:val="en-US"/>
              </w:rPr>
              <w:t xml:space="preserve">Scenarios test the effect of : </w:t>
            </w:r>
            <w:r>
              <w:rPr>
                <w:rFonts w:ascii="Calibri" w:eastAsia="Times New Roman" w:hAnsi="Calibri" w:cs="Calibri"/>
                <w:color w:val="000000"/>
                <w:sz w:val="18"/>
                <w:szCs w:val="18"/>
                <w:lang w:val="en-US" w:eastAsia="fr-FR"/>
              </w:rPr>
              <w:t>whole tree harvest (WTH), thinning or not , clearcutting or not, structural retention, continuous cover forestry, residues removals (slash and stumps) for their effect on in-situ C</w:t>
            </w:r>
          </w:p>
        </w:tc>
        <w:tc>
          <w:tcPr>
            <w:tcW w:w="3544" w:type="dxa"/>
          </w:tcPr>
          <w:p w14:paraId="1B67795B" w14:textId="15103D84" w:rsidR="00490BE6" w:rsidRDefault="00490BE6" w:rsidP="003B63DB">
            <w:pPr>
              <w:rPr>
                <w:rFonts w:ascii="Calibri" w:hAnsi="Calibri" w:cs="Calibri"/>
                <w:sz w:val="18"/>
                <w:szCs w:val="18"/>
                <w:lang w:val="en-US"/>
              </w:rPr>
            </w:pPr>
            <w:r>
              <w:rPr>
                <w:rFonts w:ascii="Calibri" w:hAnsi="Calibri" w:cs="Calibri"/>
                <w:sz w:val="18"/>
                <w:szCs w:val="18"/>
                <w:lang w:val="en-US"/>
              </w:rPr>
              <w:t xml:space="preserve">Scenario with lowest wood use or </w:t>
            </w:r>
            <w:r w:rsidR="002257BC">
              <w:rPr>
                <w:rFonts w:ascii="Calibri" w:hAnsi="Calibri" w:cs="Calibri"/>
                <w:sz w:val="18"/>
                <w:szCs w:val="18"/>
                <w:lang w:val="en-US"/>
              </w:rPr>
              <w:t>m</w:t>
            </w:r>
            <w:r>
              <w:rPr>
                <w:rFonts w:ascii="Calibri" w:hAnsi="Calibri" w:cs="Calibri"/>
                <w:sz w:val="18"/>
                <w:szCs w:val="18"/>
                <w:lang w:val="en-US"/>
              </w:rPr>
              <w:t>ost extensive scenario with lowest harvested volume per hectare (eg. no thinning, no WTH, …)</w:t>
            </w:r>
          </w:p>
        </w:tc>
      </w:tr>
      <w:tr w:rsidR="00490BE6" w14:paraId="51EB724F" w14:textId="77777777" w:rsidTr="003B63DB">
        <w:tc>
          <w:tcPr>
            <w:tcW w:w="1175" w:type="dxa"/>
            <w:vMerge/>
          </w:tcPr>
          <w:p w14:paraId="0EB5B9AA" w14:textId="77777777" w:rsidR="00490BE6" w:rsidRDefault="00490BE6" w:rsidP="003B63DB">
            <w:pPr>
              <w:rPr>
                <w:rFonts w:ascii="Calibri" w:hAnsi="Calibri" w:cs="Calibri"/>
                <w:sz w:val="18"/>
                <w:szCs w:val="18"/>
                <w:lang w:val="en-US"/>
              </w:rPr>
            </w:pPr>
          </w:p>
        </w:tc>
        <w:tc>
          <w:tcPr>
            <w:tcW w:w="1230" w:type="dxa"/>
            <w:vAlign w:val="bottom"/>
          </w:tcPr>
          <w:p w14:paraId="6CA0726A"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species</w:t>
            </w:r>
          </w:p>
        </w:tc>
        <w:tc>
          <w:tcPr>
            <w:tcW w:w="3402" w:type="dxa"/>
          </w:tcPr>
          <w:p w14:paraId="62524D88" w14:textId="77777777" w:rsidR="00490BE6" w:rsidRDefault="00490BE6" w:rsidP="003B63DB">
            <w:pPr>
              <w:rPr>
                <w:rFonts w:ascii="Calibri" w:hAnsi="Calibri" w:cs="Calibri"/>
                <w:sz w:val="18"/>
                <w:szCs w:val="18"/>
                <w:lang w:val="en-US"/>
              </w:rPr>
            </w:pPr>
            <w:r>
              <w:rPr>
                <w:rFonts w:ascii="Calibri" w:hAnsi="Calibri" w:cs="Calibri"/>
                <w:sz w:val="18"/>
                <w:szCs w:val="18"/>
                <w:lang w:val="en-US"/>
              </w:rPr>
              <w:t>Compare C balance of stands of different species</w:t>
            </w:r>
          </w:p>
        </w:tc>
        <w:tc>
          <w:tcPr>
            <w:tcW w:w="3544" w:type="dxa"/>
          </w:tcPr>
          <w:p w14:paraId="0A755285"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highest share of deciduous (deciduous &lt; mixed &lt; coniferous). If not applicable, scenario with the highest species diversity.</w:t>
            </w:r>
          </w:p>
        </w:tc>
      </w:tr>
      <w:tr w:rsidR="00490BE6" w:rsidRPr="002257BC" w14:paraId="013290CD" w14:textId="77777777" w:rsidTr="003B63DB">
        <w:tc>
          <w:tcPr>
            <w:tcW w:w="1175" w:type="dxa"/>
            <w:vMerge/>
          </w:tcPr>
          <w:p w14:paraId="508D312A" w14:textId="77777777" w:rsidR="00490BE6" w:rsidRDefault="00490BE6" w:rsidP="003B63DB">
            <w:pPr>
              <w:rPr>
                <w:rFonts w:ascii="Calibri" w:hAnsi="Calibri" w:cs="Calibri"/>
                <w:sz w:val="18"/>
                <w:szCs w:val="18"/>
                <w:lang w:val="en-US"/>
              </w:rPr>
            </w:pPr>
          </w:p>
        </w:tc>
        <w:tc>
          <w:tcPr>
            <w:tcW w:w="1230" w:type="dxa"/>
            <w:vAlign w:val="bottom"/>
          </w:tcPr>
          <w:p w14:paraId="53A40ABF"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tree density at plantation</w:t>
            </w:r>
          </w:p>
        </w:tc>
        <w:tc>
          <w:tcPr>
            <w:tcW w:w="3402" w:type="dxa"/>
          </w:tcPr>
          <w:p w14:paraId="573D3034" w14:textId="77777777" w:rsidR="00490BE6" w:rsidRDefault="00490BE6" w:rsidP="003B63DB">
            <w:pPr>
              <w:rPr>
                <w:rFonts w:ascii="Calibri" w:hAnsi="Calibri" w:cs="Calibri"/>
                <w:sz w:val="18"/>
                <w:szCs w:val="18"/>
                <w:lang w:val="en-US"/>
              </w:rPr>
            </w:pPr>
            <w:r>
              <w:rPr>
                <w:rFonts w:ascii="Calibri" w:hAnsi="Calibri" w:cs="Calibri"/>
                <w:sz w:val="18"/>
                <w:szCs w:val="18"/>
                <w:lang w:val="en-US"/>
              </w:rPr>
              <w:t>Planting density at stand establishment, (different from thinning recorded in cutting intensity)</w:t>
            </w:r>
          </w:p>
        </w:tc>
        <w:tc>
          <w:tcPr>
            <w:tcW w:w="3544" w:type="dxa"/>
          </w:tcPr>
          <w:p w14:paraId="616F2D87"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lowest planting density</w:t>
            </w:r>
          </w:p>
        </w:tc>
      </w:tr>
      <w:tr w:rsidR="00490BE6" w:rsidRPr="002257BC" w14:paraId="7CB7EFF5" w14:textId="77777777" w:rsidTr="003B63DB">
        <w:tc>
          <w:tcPr>
            <w:tcW w:w="1175" w:type="dxa"/>
            <w:vMerge/>
          </w:tcPr>
          <w:p w14:paraId="0BE9CC83" w14:textId="77777777" w:rsidR="00490BE6" w:rsidRDefault="00490BE6" w:rsidP="003B63DB">
            <w:pPr>
              <w:rPr>
                <w:rFonts w:ascii="Calibri" w:hAnsi="Calibri" w:cs="Calibri"/>
                <w:sz w:val="18"/>
                <w:szCs w:val="18"/>
                <w:lang w:val="en-US"/>
              </w:rPr>
            </w:pPr>
          </w:p>
        </w:tc>
        <w:tc>
          <w:tcPr>
            <w:tcW w:w="1230" w:type="dxa"/>
            <w:vAlign w:val="bottom"/>
          </w:tcPr>
          <w:p w14:paraId="23576E5F"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fertilisation</w:t>
            </w:r>
          </w:p>
        </w:tc>
        <w:tc>
          <w:tcPr>
            <w:tcW w:w="3402" w:type="dxa"/>
          </w:tcPr>
          <w:p w14:paraId="6C31FB01" w14:textId="77777777" w:rsidR="00490BE6" w:rsidRDefault="00490BE6" w:rsidP="003B63DB">
            <w:pPr>
              <w:rPr>
                <w:rFonts w:ascii="Calibri" w:hAnsi="Calibri" w:cs="Calibri"/>
                <w:sz w:val="18"/>
                <w:szCs w:val="18"/>
                <w:lang w:val="en-US"/>
              </w:rPr>
            </w:pPr>
            <w:r>
              <w:rPr>
                <w:rFonts w:ascii="Calibri" w:hAnsi="Calibri" w:cs="Calibri"/>
                <w:sz w:val="18"/>
                <w:szCs w:val="18"/>
                <w:lang w:val="en-US"/>
              </w:rPr>
              <w:t>Several levels of fertilization</w:t>
            </w:r>
          </w:p>
        </w:tc>
        <w:tc>
          <w:tcPr>
            <w:tcW w:w="3544" w:type="dxa"/>
          </w:tcPr>
          <w:p w14:paraId="5477384E"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lowest fertilization</w:t>
            </w:r>
          </w:p>
        </w:tc>
      </w:tr>
      <w:tr w:rsidR="00490BE6" w:rsidRPr="002257BC" w14:paraId="15601BDC" w14:textId="77777777" w:rsidTr="003B63DB">
        <w:tc>
          <w:tcPr>
            <w:tcW w:w="1175" w:type="dxa"/>
            <w:vMerge/>
          </w:tcPr>
          <w:p w14:paraId="377D9239" w14:textId="77777777" w:rsidR="00490BE6" w:rsidRDefault="00490BE6" w:rsidP="003B63DB">
            <w:pPr>
              <w:rPr>
                <w:rFonts w:ascii="Calibri" w:hAnsi="Calibri" w:cs="Calibri"/>
                <w:sz w:val="18"/>
                <w:szCs w:val="18"/>
                <w:lang w:val="en-US"/>
              </w:rPr>
            </w:pPr>
          </w:p>
        </w:tc>
        <w:tc>
          <w:tcPr>
            <w:tcW w:w="1230" w:type="dxa"/>
            <w:vAlign w:val="bottom"/>
          </w:tcPr>
          <w:p w14:paraId="675F773C"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 xml:space="preserve">fertility </w:t>
            </w:r>
          </w:p>
        </w:tc>
        <w:tc>
          <w:tcPr>
            <w:tcW w:w="3402" w:type="dxa"/>
          </w:tcPr>
          <w:p w14:paraId="546E3387" w14:textId="77777777" w:rsidR="00490BE6" w:rsidRDefault="00490BE6" w:rsidP="003B63DB">
            <w:pPr>
              <w:rPr>
                <w:rFonts w:ascii="Calibri" w:hAnsi="Calibri" w:cs="Calibri"/>
                <w:sz w:val="18"/>
                <w:szCs w:val="18"/>
                <w:lang w:val="en-US"/>
              </w:rPr>
            </w:pPr>
            <w:r>
              <w:rPr>
                <w:rFonts w:ascii="Calibri" w:hAnsi="Calibri" w:cs="Calibri"/>
                <w:sz w:val="18"/>
                <w:szCs w:val="18"/>
                <w:lang w:val="en-US"/>
              </w:rPr>
              <w:t xml:space="preserve">Differences in location recorded as a difference in </w:t>
            </w:r>
            <w:r>
              <w:rPr>
                <w:rFonts w:ascii="Calibri" w:eastAsia="Times New Roman" w:hAnsi="Calibri" w:cs="Calibri"/>
                <w:color w:val="000000"/>
                <w:sz w:val="18"/>
                <w:szCs w:val="18"/>
                <w:lang w:val="en-US" w:eastAsia="fr-FR"/>
              </w:rPr>
              <w:t>region, climate, type of soil</w:t>
            </w:r>
          </w:p>
        </w:tc>
        <w:tc>
          <w:tcPr>
            <w:tcW w:w="3544" w:type="dxa"/>
          </w:tcPr>
          <w:p w14:paraId="22BBB01D"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lowest fertility</w:t>
            </w:r>
          </w:p>
        </w:tc>
      </w:tr>
      <w:tr w:rsidR="00490BE6" w:rsidRPr="002257BC" w14:paraId="63198B04" w14:textId="77777777" w:rsidTr="003B63DB">
        <w:tc>
          <w:tcPr>
            <w:tcW w:w="1175" w:type="dxa"/>
            <w:vMerge w:val="restart"/>
          </w:tcPr>
          <w:p w14:paraId="231979CD" w14:textId="77777777" w:rsidR="00490BE6" w:rsidRDefault="00490BE6" w:rsidP="003B63DB">
            <w:pPr>
              <w:rPr>
                <w:rFonts w:ascii="Calibri" w:hAnsi="Calibri" w:cs="Calibri"/>
                <w:sz w:val="18"/>
                <w:szCs w:val="18"/>
                <w:lang w:val="en-US"/>
              </w:rPr>
            </w:pPr>
            <w:r>
              <w:rPr>
                <w:rFonts w:ascii="Calibri" w:hAnsi="Calibri" w:cs="Calibri"/>
                <w:sz w:val="18"/>
                <w:szCs w:val="18"/>
                <w:lang w:val="en-US"/>
              </w:rPr>
              <w:t>Supply chain</w:t>
            </w:r>
          </w:p>
        </w:tc>
        <w:tc>
          <w:tcPr>
            <w:tcW w:w="1230" w:type="dxa"/>
            <w:vAlign w:val="bottom"/>
          </w:tcPr>
          <w:p w14:paraId="23626DC3"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harvesting system</w:t>
            </w:r>
          </w:p>
        </w:tc>
        <w:tc>
          <w:tcPr>
            <w:tcW w:w="3402" w:type="dxa"/>
          </w:tcPr>
          <w:p w14:paraId="1219A5D6" w14:textId="77777777" w:rsidR="00490BE6" w:rsidRDefault="00490BE6" w:rsidP="003B63DB">
            <w:pPr>
              <w:rPr>
                <w:rFonts w:ascii="Calibri" w:hAnsi="Calibri" w:cs="Calibri"/>
                <w:sz w:val="18"/>
                <w:szCs w:val="18"/>
                <w:lang w:val="en-US"/>
              </w:rPr>
            </w:pPr>
            <w:r>
              <w:rPr>
                <w:rFonts w:ascii="Calibri" w:hAnsi="Calibri" w:cs="Calibri"/>
                <w:sz w:val="18"/>
                <w:szCs w:val="18"/>
                <w:lang w:val="en-US"/>
              </w:rPr>
              <w:t xml:space="preserve">Level of mechanization, type of technology used to extract the wood </w:t>
            </w:r>
          </w:p>
        </w:tc>
        <w:tc>
          <w:tcPr>
            <w:tcW w:w="3544" w:type="dxa"/>
          </w:tcPr>
          <w:p w14:paraId="7CFBCDF8"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least efficient or least mechanized technology</w:t>
            </w:r>
          </w:p>
        </w:tc>
      </w:tr>
      <w:tr w:rsidR="00490BE6" w:rsidRPr="002257BC" w14:paraId="1EE01C0C" w14:textId="77777777" w:rsidTr="003B63DB">
        <w:tc>
          <w:tcPr>
            <w:tcW w:w="1175" w:type="dxa"/>
            <w:vMerge/>
          </w:tcPr>
          <w:p w14:paraId="65F71641" w14:textId="77777777" w:rsidR="00490BE6" w:rsidRDefault="00490BE6" w:rsidP="003B63DB">
            <w:pPr>
              <w:rPr>
                <w:rFonts w:ascii="Calibri" w:hAnsi="Calibri" w:cs="Calibri"/>
                <w:sz w:val="18"/>
                <w:szCs w:val="18"/>
                <w:lang w:val="en-US"/>
              </w:rPr>
            </w:pPr>
          </w:p>
        </w:tc>
        <w:tc>
          <w:tcPr>
            <w:tcW w:w="1230" w:type="dxa"/>
            <w:vAlign w:val="bottom"/>
          </w:tcPr>
          <w:p w14:paraId="531DBAD7"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location of industry</w:t>
            </w:r>
          </w:p>
        </w:tc>
        <w:tc>
          <w:tcPr>
            <w:tcW w:w="3402" w:type="dxa"/>
          </w:tcPr>
          <w:p w14:paraId="3695B448" w14:textId="77777777" w:rsidR="00490BE6" w:rsidRDefault="00490BE6" w:rsidP="003B63DB">
            <w:pPr>
              <w:rPr>
                <w:rFonts w:ascii="Calibri" w:hAnsi="Calibri" w:cs="Calibri"/>
                <w:sz w:val="18"/>
                <w:szCs w:val="18"/>
                <w:lang w:val="en-US"/>
              </w:rPr>
            </w:pPr>
            <w:r>
              <w:rPr>
                <w:rFonts w:ascii="Calibri" w:hAnsi="Calibri" w:cs="Calibri"/>
                <w:sz w:val="18"/>
                <w:szCs w:val="18"/>
                <w:lang w:val="en-US"/>
              </w:rPr>
              <w:t>Compare two transformation chains based on their location</w:t>
            </w:r>
          </w:p>
        </w:tc>
        <w:tc>
          <w:tcPr>
            <w:tcW w:w="3544" w:type="dxa"/>
          </w:tcPr>
          <w:p w14:paraId="2831F065"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least productive/efficient location</w:t>
            </w:r>
          </w:p>
        </w:tc>
      </w:tr>
      <w:tr w:rsidR="00490BE6" w:rsidRPr="002257BC" w14:paraId="28278F7F" w14:textId="77777777" w:rsidTr="003B63DB">
        <w:tc>
          <w:tcPr>
            <w:tcW w:w="1175" w:type="dxa"/>
            <w:vMerge/>
          </w:tcPr>
          <w:p w14:paraId="16A0CB88" w14:textId="77777777" w:rsidR="00490BE6" w:rsidRDefault="00490BE6" w:rsidP="003B63DB">
            <w:pPr>
              <w:rPr>
                <w:rFonts w:ascii="Calibri" w:hAnsi="Calibri" w:cs="Calibri"/>
                <w:sz w:val="18"/>
                <w:szCs w:val="18"/>
                <w:lang w:val="en-US"/>
              </w:rPr>
            </w:pPr>
          </w:p>
        </w:tc>
        <w:tc>
          <w:tcPr>
            <w:tcW w:w="1230" w:type="dxa"/>
            <w:vAlign w:val="bottom"/>
          </w:tcPr>
          <w:p w14:paraId="31ACEBB6"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structural change in supply chain</w:t>
            </w:r>
          </w:p>
        </w:tc>
        <w:tc>
          <w:tcPr>
            <w:tcW w:w="3402" w:type="dxa"/>
          </w:tcPr>
          <w:p w14:paraId="51DB6DA6"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change in wood allocation to timber, pulp, energy and on-site residues (ex: debris left in the forest vs used for energy), transportation distance</w:t>
            </w:r>
          </w:p>
        </w:tc>
        <w:tc>
          <w:tcPr>
            <w:tcW w:w="3544" w:type="dxa"/>
          </w:tcPr>
          <w:p w14:paraId="6A0A4C8C" w14:textId="77777777" w:rsidR="00490BE6" w:rsidRDefault="00490BE6" w:rsidP="003B63DB">
            <w:pPr>
              <w:rPr>
                <w:rFonts w:ascii="Calibri" w:eastAsia="Times New Roman" w:hAnsi="Calibri" w:cs="Calibri"/>
                <w:color w:val="000000"/>
                <w:sz w:val="18"/>
                <w:szCs w:val="18"/>
                <w:lang w:val="en-US" w:eastAsia="fr-FR"/>
              </w:rPr>
            </w:pPr>
            <w:r>
              <w:rPr>
                <w:rFonts w:ascii="Calibri" w:hAnsi="Calibri" w:cs="Calibri"/>
                <w:sz w:val="18"/>
                <w:szCs w:val="18"/>
                <w:lang w:val="en-US"/>
              </w:rPr>
              <w:t xml:space="preserve">Scenario with lowest wood use or </w:t>
            </w:r>
            <w:r>
              <w:rPr>
                <w:rFonts w:ascii="Calibri" w:eastAsia="Times New Roman" w:hAnsi="Calibri" w:cs="Calibri"/>
                <w:color w:val="000000"/>
                <w:sz w:val="18"/>
                <w:szCs w:val="18"/>
                <w:lang w:val="en-US" w:eastAsia="fr-FR"/>
              </w:rPr>
              <w:t>Scenario with the highest allocation to residues, then energy (if draw on residues), then pulp, scenario with longest transportation distance</w:t>
            </w:r>
          </w:p>
        </w:tc>
      </w:tr>
      <w:tr w:rsidR="00490BE6" w:rsidRPr="002257BC" w14:paraId="497A2945" w14:textId="77777777" w:rsidTr="003B63DB">
        <w:tc>
          <w:tcPr>
            <w:tcW w:w="1175" w:type="dxa"/>
            <w:vMerge/>
          </w:tcPr>
          <w:p w14:paraId="10B8BF8D" w14:textId="77777777" w:rsidR="00490BE6" w:rsidRDefault="00490BE6" w:rsidP="003B63DB">
            <w:pPr>
              <w:rPr>
                <w:rFonts w:ascii="Calibri" w:hAnsi="Calibri" w:cs="Calibri"/>
                <w:sz w:val="18"/>
                <w:szCs w:val="18"/>
                <w:lang w:val="en-US"/>
              </w:rPr>
            </w:pPr>
          </w:p>
        </w:tc>
        <w:tc>
          <w:tcPr>
            <w:tcW w:w="1230" w:type="dxa"/>
            <w:vAlign w:val="bottom"/>
          </w:tcPr>
          <w:p w14:paraId="1A99317B"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Recycling</w:t>
            </w:r>
          </w:p>
        </w:tc>
        <w:tc>
          <w:tcPr>
            <w:tcW w:w="3402" w:type="dxa"/>
          </w:tcPr>
          <w:p w14:paraId="020C0A70" w14:textId="77777777" w:rsidR="00490BE6" w:rsidRDefault="00490BE6" w:rsidP="003B63DB">
            <w:pPr>
              <w:rPr>
                <w:rFonts w:ascii="Calibri" w:hAnsi="Calibri" w:cs="Calibri"/>
                <w:sz w:val="18"/>
                <w:szCs w:val="18"/>
                <w:lang w:val="en-US"/>
              </w:rPr>
            </w:pPr>
            <w:r>
              <w:rPr>
                <w:rFonts w:ascii="Calibri" w:hAnsi="Calibri" w:cs="Calibri"/>
                <w:sz w:val="18"/>
                <w:szCs w:val="18"/>
                <w:lang w:val="en-US"/>
              </w:rPr>
              <w:t>Different rates of recycling of manufactured wood products (excluding use of waste from wood mills)</w:t>
            </w:r>
          </w:p>
        </w:tc>
        <w:tc>
          <w:tcPr>
            <w:tcW w:w="3544" w:type="dxa"/>
          </w:tcPr>
          <w:p w14:paraId="22F91A7E"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lowest recycling rate</w:t>
            </w:r>
          </w:p>
        </w:tc>
      </w:tr>
      <w:tr w:rsidR="00490BE6" w:rsidRPr="002257BC" w14:paraId="62F16CD7" w14:textId="77777777" w:rsidTr="003B63DB">
        <w:tc>
          <w:tcPr>
            <w:tcW w:w="1175" w:type="dxa"/>
            <w:vMerge/>
          </w:tcPr>
          <w:p w14:paraId="6E8E1035" w14:textId="77777777" w:rsidR="00490BE6" w:rsidRDefault="00490BE6" w:rsidP="003B63DB">
            <w:pPr>
              <w:rPr>
                <w:rFonts w:ascii="Calibri" w:hAnsi="Calibri" w:cs="Calibri"/>
                <w:sz w:val="18"/>
                <w:szCs w:val="18"/>
                <w:lang w:val="en-US"/>
              </w:rPr>
            </w:pPr>
          </w:p>
        </w:tc>
        <w:tc>
          <w:tcPr>
            <w:tcW w:w="1230" w:type="dxa"/>
            <w:vAlign w:val="bottom"/>
          </w:tcPr>
          <w:p w14:paraId="5B10C0C8" w14:textId="77777777" w:rsidR="00490BE6" w:rsidRDefault="00490BE6" w:rsidP="003B63DB">
            <w:pPr>
              <w:rPr>
                <w:rFonts w:ascii="Calibri" w:hAnsi="Calibri" w:cs="Calibri"/>
                <w:sz w:val="18"/>
                <w:szCs w:val="18"/>
                <w:lang w:val="en-US"/>
              </w:rPr>
            </w:pPr>
            <w:r>
              <w:rPr>
                <w:rFonts w:ascii="Calibri" w:eastAsia="Times New Roman" w:hAnsi="Calibri" w:cs="Calibri"/>
                <w:color w:val="000000"/>
                <w:sz w:val="18"/>
                <w:szCs w:val="18"/>
                <w:lang w:val="en-US" w:eastAsia="fr-FR"/>
              </w:rPr>
              <w:t xml:space="preserve">end-of-life disposal </w:t>
            </w:r>
          </w:p>
        </w:tc>
        <w:tc>
          <w:tcPr>
            <w:tcW w:w="3402" w:type="dxa"/>
          </w:tcPr>
          <w:p w14:paraId="2CC0987E" w14:textId="77777777" w:rsidR="00490BE6" w:rsidRDefault="00490BE6" w:rsidP="003B63DB">
            <w:pPr>
              <w:rPr>
                <w:rFonts w:ascii="Calibri" w:hAnsi="Calibri" w:cs="Calibri"/>
                <w:sz w:val="18"/>
                <w:szCs w:val="18"/>
                <w:lang w:val="en-US"/>
              </w:rPr>
            </w:pPr>
            <w:r>
              <w:rPr>
                <w:rFonts w:ascii="Calibri" w:hAnsi="Calibri" w:cs="Calibri"/>
                <w:sz w:val="18"/>
                <w:szCs w:val="18"/>
                <w:lang w:val="en-US"/>
              </w:rPr>
              <w:t>Incineration, landfilling</w:t>
            </w:r>
          </w:p>
        </w:tc>
        <w:tc>
          <w:tcPr>
            <w:tcW w:w="3544" w:type="dxa"/>
          </w:tcPr>
          <w:p w14:paraId="73A6D976"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highest share of landfilling</w:t>
            </w:r>
          </w:p>
        </w:tc>
      </w:tr>
      <w:tr w:rsidR="00490BE6" w:rsidRPr="002257BC" w14:paraId="04F8440C" w14:textId="77777777" w:rsidTr="003B63DB">
        <w:tc>
          <w:tcPr>
            <w:tcW w:w="1175" w:type="dxa"/>
            <w:vMerge/>
          </w:tcPr>
          <w:p w14:paraId="62E96060" w14:textId="77777777" w:rsidR="00490BE6" w:rsidRDefault="00490BE6" w:rsidP="003B63DB">
            <w:pPr>
              <w:rPr>
                <w:rFonts w:ascii="Calibri" w:hAnsi="Calibri" w:cs="Calibri"/>
                <w:sz w:val="18"/>
                <w:szCs w:val="18"/>
                <w:lang w:val="en-US"/>
              </w:rPr>
            </w:pPr>
          </w:p>
        </w:tc>
        <w:tc>
          <w:tcPr>
            <w:tcW w:w="1230" w:type="dxa"/>
            <w:vAlign w:val="bottom"/>
          </w:tcPr>
          <w:p w14:paraId="2E232EC6"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Product lifespan</w:t>
            </w:r>
          </w:p>
        </w:tc>
        <w:tc>
          <w:tcPr>
            <w:tcW w:w="3402" w:type="dxa"/>
          </w:tcPr>
          <w:p w14:paraId="16C62AFD" w14:textId="77777777" w:rsidR="00490BE6" w:rsidRDefault="00490BE6" w:rsidP="003B63DB">
            <w:pPr>
              <w:rPr>
                <w:rFonts w:ascii="Calibri" w:hAnsi="Calibri" w:cs="Calibri"/>
                <w:sz w:val="18"/>
                <w:szCs w:val="18"/>
                <w:lang w:val="en-US"/>
              </w:rPr>
            </w:pPr>
            <w:r>
              <w:rPr>
                <w:rFonts w:ascii="Calibri" w:hAnsi="Calibri" w:cs="Calibri"/>
                <w:sz w:val="18"/>
                <w:szCs w:val="18"/>
                <w:lang w:val="en-US"/>
              </w:rPr>
              <w:t>Time of product use before disposal</w:t>
            </w:r>
          </w:p>
        </w:tc>
        <w:tc>
          <w:tcPr>
            <w:tcW w:w="3544" w:type="dxa"/>
          </w:tcPr>
          <w:p w14:paraId="4B6BE335"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longest lifespan</w:t>
            </w:r>
          </w:p>
        </w:tc>
      </w:tr>
      <w:tr w:rsidR="00490BE6" w:rsidRPr="002257BC" w14:paraId="266D9C42" w14:textId="77777777" w:rsidTr="003B63DB">
        <w:tc>
          <w:tcPr>
            <w:tcW w:w="1175" w:type="dxa"/>
            <w:vMerge w:val="restart"/>
          </w:tcPr>
          <w:p w14:paraId="43572107" w14:textId="77777777" w:rsidR="00490BE6" w:rsidRDefault="00490BE6" w:rsidP="003B63DB">
            <w:pPr>
              <w:rPr>
                <w:rFonts w:ascii="Calibri" w:hAnsi="Calibri" w:cs="Calibri"/>
                <w:sz w:val="18"/>
                <w:szCs w:val="18"/>
                <w:lang w:val="en-US"/>
              </w:rPr>
            </w:pPr>
            <w:r>
              <w:rPr>
                <w:rFonts w:ascii="Calibri" w:hAnsi="Calibri" w:cs="Calibri"/>
                <w:sz w:val="18"/>
                <w:szCs w:val="18"/>
                <w:lang w:val="en-US"/>
              </w:rPr>
              <w:t>Technology</w:t>
            </w:r>
          </w:p>
        </w:tc>
        <w:tc>
          <w:tcPr>
            <w:tcW w:w="1230" w:type="dxa"/>
            <w:vAlign w:val="bottom"/>
          </w:tcPr>
          <w:p w14:paraId="009AEAE1"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efficiency improvement</w:t>
            </w:r>
          </w:p>
        </w:tc>
        <w:tc>
          <w:tcPr>
            <w:tcW w:w="3402" w:type="dxa"/>
          </w:tcPr>
          <w:p w14:paraId="52316B57" w14:textId="77777777" w:rsidR="00490BE6" w:rsidRDefault="00490BE6" w:rsidP="003B63DB">
            <w:pPr>
              <w:rPr>
                <w:rFonts w:ascii="Calibri" w:hAnsi="Calibri" w:cs="Calibri"/>
                <w:sz w:val="18"/>
                <w:szCs w:val="18"/>
                <w:lang w:val="en-US"/>
              </w:rPr>
            </w:pPr>
            <w:r>
              <w:rPr>
                <w:rFonts w:ascii="Calibri" w:hAnsi="Calibri" w:cs="Calibri"/>
                <w:sz w:val="18"/>
                <w:szCs w:val="18"/>
                <w:lang w:val="en-US"/>
              </w:rPr>
              <w:t>Same technology used but with different efficiencies (including waste share in wood mills and its rate of use as energy/other purposes).</w:t>
            </w:r>
          </w:p>
        </w:tc>
        <w:tc>
          <w:tcPr>
            <w:tcW w:w="3544" w:type="dxa"/>
          </w:tcPr>
          <w:p w14:paraId="4CEFCBE3"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Least efficient scenario</w:t>
            </w:r>
          </w:p>
        </w:tc>
      </w:tr>
      <w:tr w:rsidR="00490BE6" w:rsidRPr="002257BC" w14:paraId="33C83587" w14:textId="77777777" w:rsidTr="003B63DB">
        <w:tc>
          <w:tcPr>
            <w:tcW w:w="1175" w:type="dxa"/>
            <w:vMerge/>
          </w:tcPr>
          <w:p w14:paraId="56104CD1" w14:textId="77777777" w:rsidR="00490BE6" w:rsidRDefault="00490BE6" w:rsidP="003B63DB">
            <w:pPr>
              <w:rPr>
                <w:rFonts w:ascii="Calibri" w:hAnsi="Calibri" w:cs="Calibri"/>
                <w:sz w:val="18"/>
                <w:szCs w:val="18"/>
                <w:lang w:val="en-US"/>
              </w:rPr>
            </w:pPr>
          </w:p>
        </w:tc>
        <w:tc>
          <w:tcPr>
            <w:tcW w:w="1230" w:type="dxa"/>
            <w:vAlign w:val="bottom"/>
          </w:tcPr>
          <w:p w14:paraId="4A5FDAA5"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CCS</w:t>
            </w:r>
          </w:p>
        </w:tc>
        <w:tc>
          <w:tcPr>
            <w:tcW w:w="3402" w:type="dxa"/>
          </w:tcPr>
          <w:p w14:paraId="5A53DB49" w14:textId="77777777" w:rsidR="00490BE6" w:rsidRDefault="00490BE6" w:rsidP="003B63DB">
            <w:pPr>
              <w:rPr>
                <w:rFonts w:ascii="Calibri" w:hAnsi="Calibri" w:cs="Calibri"/>
                <w:sz w:val="18"/>
                <w:szCs w:val="18"/>
                <w:lang w:val="en-US"/>
              </w:rPr>
            </w:pPr>
            <w:r>
              <w:rPr>
                <w:rFonts w:ascii="Calibri" w:hAnsi="Calibri" w:cs="Calibri"/>
                <w:sz w:val="18"/>
                <w:szCs w:val="18"/>
                <w:lang w:val="en-US"/>
              </w:rPr>
              <w:t>Effect of carbon capture and storage on the C balance</w:t>
            </w:r>
          </w:p>
        </w:tc>
        <w:tc>
          <w:tcPr>
            <w:tcW w:w="3544" w:type="dxa"/>
          </w:tcPr>
          <w:p w14:paraId="5E105636"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lowest share of CCS</w:t>
            </w:r>
          </w:p>
        </w:tc>
      </w:tr>
      <w:tr w:rsidR="00490BE6" w:rsidRPr="002257BC" w14:paraId="2F6AFBBE" w14:textId="77777777" w:rsidTr="003B63DB">
        <w:tc>
          <w:tcPr>
            <w:tcW w:w="1175" w:type="dxa"/>
            <w:vMerge/>
          </w:tcPr>
          <w:p w14:paraId="22BA42B4" w14:textId="77777777" w:rsidR="00490BE6" w:rsidRDefault="00490BE6" w:rsidP="003B63DB">
            <w:pPr>
              <w:rPr>
                <w:rFonts w:ascii="Calibri" w:hAnsi="Calibri" w:cs="Calibri"/>
                <w:sz w:val="18"/>
                <w:szCs w:val="18"/>
                <w:lang w:val="en-US"/>
              </w:rPr>
            </w:pPr>
          </w:p>
        </w:tc>
        <w:tc>
          <w:tcPr>
            <w:tcW w:w="1230" w:type="dxa"/>
            <w:vAlign w:val="bottom"/>
          </w:tcPr>
          <w:p w14:paraId="5E9DB1E1" w14:textId="77777777" w:rsidR="00490BE6" w:rsidRDefault="00490BE6" w:rsidP="003B63DB">
            <w:pPr>
              <w:rPr>
                <w:rFonts w:ascii="Calibri" w:eastAsia="Times New Roman" w:hAnsi="Calibri" w:cs="Calibri"/>
                <w:color w:val="000000"/>
                <w:sz w:val="18"/>
                <w:szCs w:val="18"/>
                <w:lang w:val="en-US" w:eastAsia="fr-FR"/>
              </w:rPr>
            </w:pPr>
            <w:r>
              <w:rPr>
                <w:rFonts w:ascii="Calibri" w:eastAsia="Times New Roman" w:hAnsi="Calibri" w:cs="Calibri"/>
                <w:color w:val="000000"/>
                <w:sz w:val="18"/>
                <w:szCs w:val="18"/>
                <w:lang w:val="en-US" w:eastAsia="fr-FR"/>
              </w:rPr>
              <w:t>technologies/design switch</w:t>
            </w:r>
          </w:p>
        </w:tc>
        <w:tc>
          <w:tcPr>
            <w:tcW w:w="3402" w:type="dxa"/>
          </w:tcPr>
          <w:p w14:paraId="62BDF14F" w14:textId="77777777" w:rsidR="00490BE6" w:rsidRDefault="00490BE6" w:rsidP="003B63DB">
            <w:pPr>
              <w:rPr>
                <w:rFonts w:ascii="Calibri" w:hAnsi="Calibri" w:cs="Calibri"/>
                <w:sz w:val="18"/>
                <w:szCs w:val="18"/>
                <w:lang w:val="en-US"/>
              </w:rPr>
            </w:pPr>
            <w:r>
              <w:rPr>
                <w:rFonts w:ascii="Calibri" w:hAnsi="Calibri" w:cs="Calibri"/>
                <w:sz w:val="18"/>
                <w:szCs w:val="18"/>
                <w:lang w:val="en-US"/>
              </w:rPr>
              <w:t>Example : Conventional versus passive house</w:t>
            </w:r>
          </w:p>
        </w:tc>
        <w:tc>
          <w:tcPr>
            <w:tcW w:w="3544" w:type="dxa"/>
          </w:tcPr>
          <w:p w14:paraId="2BDF451C" w14:textId="77777777" w:rsidR="00490BE6" w:rsidRDefault="00490BE6" w:rsidP="003B63DB">
            <w:pPr>
              <w:rPr>
                <w:rFonts w:ascii="Calibri" w:hAnsi="Calibri" w:cs="Calibri"/>
                <w:sz w:val="18"/>
                <w:szCs w:val="18"/>
                <w:lang w:val="en-US"/>
              </w:rPr>
            </w:pPr>
            <w:r>
              <w:rPr>
                <w:rFonts w:ascii="Calibri" w:hAnsi="Calibri" w:cs="Calibri"/>
                <w:sz w:val="18"/>
                <w:szCs w:val="18"/>
                <w:lang w:val="en-US"/>
              </w:rPr>
              <w:t>Scenario with lowest wood use or Scenario with the most carbon intensive technology</w:t>
            </w:r>
          </w:p>
        </w:tc>
      </w:tr>
    </w:tbl>
    <w:p w14:paraId="3648872F" w14:textId="77777777" w:rsidR="001D2737" w:rsidRDefault="001D2737" w:rsidP="00490BE6">
      <w:pPr>
        <w:rPr>
          <w:rFonts w:asciiTheme="majorHAnsi" w:eastAsiaTheme="minorEastAsia" w:hAnsiTheme="majorHAnsi" w:cstheme="majorHAnsi"/>
          <w:sz w:val="22"/>
          <w:szCs w:val="22"/>
          <w:lang w:val="en-US"/>
        </w:rPr>
      </w:pPr>
    </w:p>
    <w:p w14:paraId="1776E3C7" w14:textId="77777777" w:rsidR="00935FDE" w:rsidRPr="00B63842" w:rsidRDefault="00935FDE" w:rsidP="00935FDE">
      <w:pPr>
        <w:jc w:val="left"/>
        <w:rPr>
          <w:lang w:val="en-US"/>
        </w:rPr>
      </w:pPr>
      <w:bookmarkStart w:id="39" w:name="_Ref193464840"/>
      <w:bookmarkStart w:id="40" w:name="_Toc193466869"/>
    </w:p>
    <w:p w14:paraId="470D0AA1" w14:textId="77777777" w:rsidR="00935FDE" w:rsidRPr="00B63842" w:rsidRDefault="00935FDE" w:rsidP="00935FDE">
      <w:pPr>
        <w:jc w:val="left"/>
        <w:rPr>
          <w:lang w:val="en-US"/>
        </w:rPr>
      </w:pPr>
    </w:p>
    <w:p w14:paraId="5A5DAB50" w14:textId="77777777" w:rsidR="00490BE6" w:rsidRPr="00935FDE" w:rsidRDefault="00490BE6" w:rsidP="00935FDE">
      <w:pPr>
        <w:jc w:val="left"/>
        <w:rPr>
          <w:lang w:val="en-US"/>
        </w:rPr>
      </w:pPr>
      <w:r w:rsidRPr="00935FDE">
        <w:rPr>
          <w:lang w:val="en-US"/>
        </w:rPr>
        <w:lastRenderedPageBreak/>
        <w:t xml:space="preserve">Table </w:t>
      </w:r>
      <w:r>
        <w:fldChar w:fldCharType="begin"/>
      </w:r>
      <w:r w:rsidRPr="00935FDE">
        <w:rPr>
          <w:lang w:val="en-US"/>
        </w:rPr>
        <w:instrText xml:space="preserve"> SEQ Table \* ARABIC </w:instrText>
      </w:r>
      <w:r>
        <w:fldChar w:fldCharType="separate"/>
      </w:r>
      <w:r w:rsidR="003B63DB" w:rsidRPr="00935FDE">
        <w:rPr>
          <w:noProof/>
          <w:lang w:val="en-US"/>
        </w:rPr>
        <w:t>6</w:t>
      </w:r>
      <w:r>
        <w:fldChar w:fldCharType="end"/>
      </w:r>
      <w:bookmarkEnd w:id="39"/>
      <w:r w:rsidRPr="00935FDE">
        <w:rPr>
          <w:lang w:val="en-US"/>
        </w:rPr>
        <w:t xml:space="preserve"> : Environmental change drivers with their definitions and recommendations to define the reference.</w:t>
      </w:r>
      <w:bookmarkEnd w:id="40"/>
    </w:p>
    <w:tbl>
      <w:tblPr>
        <w:tblStyle w:val="Grilledutableau"/>
        <w:tblW w:w="9351" w:type="dxa"/>
        <w:tblLook w:val="04A0" w:firstRow="1" w:lastRow="0" w:firstColumn="1" w:lastColumn="0" w:noHBand="0" w:noVBand="1"/>
      </w:tblPr>
      <w:tblGrid>
        <w:gridCol w:w="1269"/>
        <w:gridCol w:w="1691"/>
        <w:gridCol w:w="2705"/>
        <w:gridCol w:w="3686"/>
      </w:tblGrid>
      <w:tr w:rsidR="00490BE6" w:rsidRPr="002257BC" w14:paraId="69CFA40E" w14:textId="77777777" w:rsidTr="00935FDE">
        <w:tc>
          <w:tcPr>
            <w:tcW w:w="1269" w:type="dxa"/>
          </w:tcPr>
          <w:p w14:paraId="5681FA52" w14:textId="77777777" w:rsidR="00490BE6" w:rsidRPr="00935FDE" w:rsidRDefault="00490BE6" w:rsidP="003B63DB">
            <w:pPr>
              <w:rPr>
                <w:rFonts w:ascii="Calibri" w:hAnsi="Calibri" w:cs="Calibri"/>
                <w:b/>
                <w:bCs/>
                <w:szCs w:val="20"/>
                <w:lang w:val="en-US"/>
              </w:rPr>
            </w:pPr>
            <w:r w:rsidRPr="00935FDE">
              <w:rPr>
                <w:rFonts w:ascii="Calibri" w:hAnsi="Calibri" w:cs="Calibri"/>
                <w:b/>
                <w:bCs/>
                <w:szCs w:val="20"/>
                <w:lang w:val="en-US"/>
              </w:rPr>
              <w:t>Drivers’ category</w:t>
            </w:r>
          </w:p>
        </w:tc>
        <w:tc>
          <w:tcPr>
            <w:tcW w:w="1691" w:type="dxa"/>
          </w:tcPr>
          <w:p w14:paraId="536D08F5" w14:textId="77777777" w:rsidR="00490BE6" w:rsidRPr="00935FDE" w:rsidRDefault="00490BE6" w:rsidP="003B63DB">
            <w:pPr>
              <w:rPr>
                <w:rFonts w:ascii="Calibri" w:hAnsi="Calibri" w:cs="Calibri"/>
                <w:b/>
                <w:bCs/>
                <w:szCs w:val="20"/>
                <w:lang w:val="en-US"/>
              </w:rPr>
            </w:pPr>
            <w:r w:rsidRPr="00935FDE">
              <w:rPr>
                <w:rFonts w:ascii="Calibri" w:hAnsi="Calibri" w:cs="Calibri"/>
                <w:b/>
                <w:bCs/>
                <w:szCs w:val="20"/>
                <w:lang w:val="en-US"/>
              </w:rPr>
              <w:t>Drivers</w:t>
            </w:r>
          </w:p>
        </w:tc>
        <w:tc>
          <w:tcPr>
            <w:tcW w:w="2705" w:type="dxa"/>
          </w:tcPr>
          <w:p w14:paraId="18FD91CC" w14:textId="77777777" w:rsidR="00490BE6" w:rsidRPr="00935FDE" w:rsidRDefault="00490BE6" w:rsidP="003B63DB">
            <w:pPr>
              <w:rPr>
                <w:rFonts w:ascii="Calibri" w:hAnsi="Calibri" w:cs="Calibri"/>
                <w:b/>
                <w:bCs/>
                <w:szCs w:val="20"/>
                <w:lang w:val="en-US"/>
              </w:rPr>
            </w:pPr>
            <w:r w:rsidRPr="00935FDE">
              <w:rPr>
                <w:rFonts w:ascii="Calibri" w:hAnsi="Calibri" w:cs="Calibri"/>
                <w:b/>
                <w:bCs/>
                <w:szCs w:val="20"/>
                <w:lang w:val="en-US"/>
              </w:rPr>
              <w:t>Details</w:t>
            </w:r>
          </w:p>
        </w:tc>
        <w:tc>
          <w:tcPr>
            <w:tcW w:w="3686" w:type="dxa"/>
          </w:tcPr>
          <w:p w14:paraId="52CEFD13" w14:textId="77777777" w:rsidR="00490BE6" w:rsidRPr="00935FDE" w:rsidRDefault="00490BE6" w:rsidP="003B63DB">
            <w:pPr>
              <w:rPr>
                <w:rFonts w:ascii="Calibri" w:hAnsi="Calibri" w:cs="Calibri"/>
                <w:b/>
                <w:bCs/>
                <w:szCs w:val="20"/>
                <w:lang w:val="en-US"/>
              </w:rPr>
            </w:pPr>
            <w:r w:rsidRPr="00935FDE">
              <w:rPr>
                <w:rFonts w:ascii="Calibri" w:hAnsi="Calibri" w:cs="Calibri"/>
                <w:b/>
                <w:bCs/>
                <w:szCs w:val="20"/>
                <w:lang w:val="en-US"/>
              </w:rPr>
              <w:t>Recommendations to define the reference</w:t>
            </w:r>
          </w:p>
        </w:tc>
      </w:tr>
      <w:tr w:rsidR="00935FDE" w:rsidRPr="002257BC" w14:paraId="4669AE85" w14:textId="77777777" w:rsidTr="006A4840">
        <w:tc>
          <w:tcPr>
            <w:tcW w:w="1269" w:type="dxa"/>
            <w:vMerge w:val="restart"/>
          </w:tcPr>
          <w:p w14:paraId="5DD5AB57"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Climate and environment</w:t>
            </w:r>
          </w:p>
        </w:tc>
        <w:tc>
          <w:tcPr>
            <w:tcW w:w="1691" w:type="dxa"/>
            <w:vAlign w:val="bottom"/>
          </w:tcPr>
          <w:p w14:paraId="691B04EA"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Water table</w:t>
            </w:r>
          </w:p>
        </w:tc>
        <w:tc>
          <w:tcPr>
            <w:tcW w:w="2705" w:type="dxa"/>
          </w:tcPr>
          <w:p w14:paraId="4C987CD1"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Depth of water table</w:t>
            </w:r>
          </w:p>
        </w:tc>
        <w:tc>
          <w:tcPr>
            <w:tcW w:w="3686" w:type="dxa"/>
            <w:vMerge w:val="restart"/>
          </w:tcPr>
          <w:p w14:paraId="10F948C7" w14:textId="77777777" w:rsidR="00935FDE" w:rsidRPr="00935FDE" w:rsidRDefault="00935FDE" w:rsidP="00935FDE">
            <w:pPr>
              <w:rPr>
                <w:rFonts w:ascii="Calibri" w:hAnsi="Calibri" w:cs="Calibri"/>
                <w:szCs w:val="20"/>
                <w:lang w:val="en-US"/>
              </w:rPr>
            </w:pPr>
            <w:r w:rsidRPr="00935FDE">
              <w:rPr>
                <w:rFonts w:ascii="Calibri" w:hAnsi="Calibri" w:cs="Calibri"/>
                <w:szCs w:val="20"/>
                <w:lang w:val="en-US"/>
              </w:rPr>
              <w:t xml:space="preserve">Scenario with </w:t>
            </w:r>
            <w:r>
              <w:rPr>
                <w:rFonts w:ascii="Calibri" w:hAnsi="Calibri" w:cs="Calibri"/>
                <w:szCs w:val="20"/>
                <w:lang w:val="en-US"/>
              </w:rPr>
              <w:t>least favorable growing conditions</w:t>
            </w:r>
          </w:p>
        </w:tc>
      </w:tr>
      <w:tr w:rsidR="00935FDE" w:rsidRPr="00F4338D" w14:paraId="1DB8DD31" w14:textId="77777777" w:rsidTr="006A4840">
        <w:tc>
          <w:tcPr>
            <w:tcW w:w="1269" w:type="dxa"/>
            <w:vMerge/>
          </w:tcPr>
          <w:p w14:paraId="5F58EEF2" w14:textId="77777777" w:rsidR="00935FDE" w:rsidRPr="00935FDE" w:rsidRDefault="00935FDE" w:rsidP="003B63DB">
            <w:pPr>
              <w:rPr>
                <w:rFonts w:ascii="Calibri" w:hAnsi="Calibri" w:cs="Calibri"/>
                <w:szCs w:val="20"/>
                <w:lang w:val="en-US"/>
              </w:rPr>
            </w:pPr>
          </w:p>
        </w:tc>
        <w:tc>
          <w:tcPr>
            <w:tcW w:w="1691" w:type="dxa"/>
            <w:vAlign w:val="bottom"/>
          </w:tcPr>
          <w:p w14:paraId="71D39074"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Temperature</w:t>
            </w:r>
          </w:p>
        </w:tc>
        <w:tc>
          <w:tcPr>
            <w:tcW w:w="2705" w:type="dxa"/>
          </w:tcPr>
          <w:p w14:paraId="5C59AA79"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Climate scenarios</w:t>
            </w:r>
          </w:p>
        </w:tc>
        <w:tc>
          <w:tcPr>
            <w:tcW w:w="3686" w:type="dxa"/>
            <w:vMerge/>
          </w:tcPr>
          <w:p w14:paraId="76EDD95E" w14:textId="77777777" w:rsidR="00935FDE" w:rsidRPr="00935FDE" w:rsidRDefault="00935FDE" w:rsidP="003B63DB">
            <w:pPr>
              <w:rPr>
                <w:rFonts w:ascii="Calibri" w:hAnsi="Calibri" w:cs="Calibri"/>
                <w:szCs w:val="20"/>
                <w:lang w:val="en-US"/>
              </w:rPr>
            </w:pPr>
          </w:p>
        </w:tc>
      </w:tr>
      <w:tr w:rsidR="00935FDE" w:rsidRPr="00F4338D" w14:paraId="195238C0" w14:textId="77777777" w:rsidTr="006A4840">
        <w:tc>
          <w:tcPr>
            <w:tcW w:w="1269" w:type="dxa"/>
            <w:vMerge/>
          </w:tcPr>
          <w:p w14:paraId="580A65F5" w14:textId="77777777" w:rsidR="00935FDE" w:rsidRPr="00935FDE" w:rsidRDefault="00935FDE" w:rsidP="003B63DB">
            <w:pPr>
              <w:rPr>
                <w:rFonts w:ascii="Calibri" w:hAnsi="Calibri" w:cs="Calibri"/>
                <w:szCs w:val="20"/>
                <w:lang w:val="en-US"/>
              </w:rPr>
            </w:pPr>
          </w:p>
        </w:tc>
        <w:tc>
          <w:tcPr>
            <w:tcW w:w="1691" w:type="dxa"/>
            <w:vAlign w:val="bottom"/>
          </w:tcPr>
          <w:p w14:paraId="21F65AF2"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rainfall</w:t>
            </w:r>
          </w:p>
        </w:tc>
        <w:tc>
          <w:tcPr>
            <w:tcW w:w="2705" w:type="dxa"/>
          </w:tcPr>
          <w:p w14:paraId="030BC1D2"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Climate scenarios</w:t>
            </w:r>
          </w:p>
        </w:tc>
        <w:tc>
          <w:tcPr>
            <w:tcW w:w="3686" w:type="dxa"/>
            <w:vMerge/>
          </w:tcPr>
          <w:p w14:paraId="751748D6" w14:textId="77777777" w:rsidR="00935FDE" w:rsidRPr="00935FDE" w:rsidRDefault="00935FDE" w:rsidP="003B63DB">
            <w:pPr>
              <w:rPr>
                <w:rFonts w:ascii="Calibri" w:hAnsi="Calibri" w:cs="Calibri"/>
                <w:szCs w:val="20"/>
                <w:lang w:val="en-US"/>
              </w:rPr>
            </w:pPr>
          </w:p>
        </w:tc>
      </w:tr>
      <w:tr w:rsidR="00935FDE" w:rsidRPr="00F4338D" w14:paraId="7575A8A5" w14:textId="77777777" w:rsidTr="006A4840">
        <w:tc>
          <w:tcPr>
            <w:tcW w:w="1269" w:type="dxa"/>
            <w:vMerge/>
          </w:tcPr>
          <w:p w14:paraId="0257E3AA" w14:textId="77777777" w:rsidR="00935FDE" w:rsidRPr="00935FDE" w:rsidRDefault="00935FDE" w:rsidP="003B63DB">
            <w:pPr>
              <w:rPr>
                <w:rFonts w:ascii="Calibri" w:hAnsi="Calibri" w:cs="Calibri"/>
                <w:szCs w:val="20"/>
                <w:lang w:val="en-US"/>
              </w:rPr>
            </w:pPr>
          </w:p>
        </w:tc>
        <w:tc>
          <w:tcPr>
            <w:tcW w:w="1691" w:type="dxa"/>
            <w:vAlign w:val="bottom"/>
          </w:tcPr>
          <w:p w14:paraId="00C58FEF"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CO2 fertilization</w:t>
            </w:r>
          </w:p>
        </w:tc>
        <w:tc>
          <w:tcPr>
            <w:tcW w:w="2705" w:type="dxa"/>
          </w:tcPr>
          <w:p w14:paraId="362F6685"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Ex : FACE experiment</w:t>
            </w:r>
          </w:p>
        </w:tc>
        <w:tc>
          <w:tcPr>
            <w:tcW w:w="3686" w:type="dxa"/>
            <w:vMerge/>
          </w:tcPr>
          <w:p w14:paraId="537CCA9C" w14:textId="77777777" w:rsidR="00935FDE" w:rsidRPr="00935FDE" w:rsidRDefault="00935FDE" w:rsidP="003B63DB">
            <w:pPr>
              <w:rPr>
                <w:rFonts w:ascii="Calibri" w:hAnsi="Calibri" w:cs="Calibri"/>
                <w:szCs w:val="20"/>
                <w:lang w:val="en-US"/>
              </w:rPr>
            </w:pPr>
          </w:p>
        </w:tc>
      </w:tr>
      <w:tr w:rsidR="00935FDE" w:rsidRPr="00F4338D" w14:paraId="6EEE7096" w14:textId="77777777" w:rsidTr="006A4840">
        <w:tc>
          <w:tcPr>
            <w:tcW w:w="1269" w:type="dxa"/>
            <w:vMerge/>
          </w:tcPr>
          <w:p w14:paraId="3DD3CA50" w14:textId="77777777" w:rsidR="00935FDE" w:rsidRPr="00935FDE" w:rsidRDefault="00935FDE" w:rsidP="003B63DB">
            <w:pPr>
              <w:rPr>
                <w:rFonts w:ascii="Calibri" w:hAnsi="Calibri" w:cs="Calibri"/>
                <w:szCs w:val="20"/>
                <w:lang w:val="en-US"/>
              </w:rPr>
            </w:pPr>
          </w:p>
        </w:tc>
        <w:tc>
          <w:tcPr>
            <w:tcW w:w="1691" w:type="dxa"/>
            <w:vAlign w:val="bottom"/>
          </w:tcPr>
          <w:p w14:paraId="01052905"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disturbance</w:t>
            </w:r>
          </w:p>
        </w:tc>
        <w:tc>
          <w:tcPr>
            <w:tcW w:w="2705" w:type="dxa"/>
          </w:tcPr>
          <w:p w14:paraId="3E036302" w14:textId="77777777" w:rsidR="00935FDE" w:rsidRPr="00935FDE" w:rsidRDefault="00935FDE" w:rsidP="003B63DB">
            <w:pPr>
              <w:rPr>
                <w:rFonts w:ascii="Calibri" w:hAnsi="Calibri" w:cs="Calibri"/>
                <w:szCs w:val="20"/>
                <w:lang w:val="en-US"/>
              </w:rPr>
            </w:pPr>
            <w:r w:rsidRPr="00935FDE">
              <w:rPr>
                <w:rFonts w:ascii="Calibri" w:hAnsi="Calibri" w:cs="Calibri"/>
                <w:szCs w:val="20"/>
                <w:lang w:val="en-US"/>
              </w:rPr>
              <w:t>Fire, area burnt, storms</w:t>
            </w:r>
          </w:p>
        </w:tc>
        <w:tc>
          <w:tcPr>
            <w:tcW w:w="3686" w:type="dxa"/>
            <w:vMerge/>
          </w:tcPr>
          <w:p w14:paraId="22FA146D" w14:textId="77777777" w:rsidR="00935FDE" w:rsidRPr="00935FDE" w:rsidRDefault="00935FDE" w:rsidP="003B63DB">
            <w:pPr>
              <w:rPr>
                <w:rFonts w:ascii="Calibri" w:hAnsi="Calibri" w:cs="Calibri"/>
                <w:szCs w:val="20"/>
                <w:lang w:val="en-US"/>
              </w:rPr>
            </w:pPr>
          </w:p>
        </w:tc>
      </w:tr>
      <w:tr w:rsidR="00935FDE" w:rsidRPr="00F4338D" w14:paraId="53DAE4FD" w14:textId="77777777" w:rsidTr="006A4840">
        <w:tc>
          <w:tcPr>
            <w:tcW w:w="1269" w:type="dxa"/>
            <w:vMerge/>
          </w:tcPr>
          <w:p w14:paraId="4C622646" w14:textId="77777777" w:rsidR="00935FDE" w:rsidRPr="00935FDE" w:rsidRDefault="00935FDE" w:rsidP="003B63DB">
            <w:pPr>
              <w:rPr>
                <w:rFonts w:ascii="Calibri" w:hAnsi="Calibri" w:cs="Calibri"/>
                <w:szCs w:val="20"/>
                <w:lang w:val="en-US"/>
              </w:rPr>
            </w:pPr>
          </w:p>
        </w:tc>
        <w:tc>
          <w:tcPr>
            <w:tcW w:w="1691" w:type="dxa"/>
            <w:vAlign w:val="bottom"/>
          </w:tcPr>
          <w:p w14:paraId="6C6327F7" w14:textId="77777777" w:rsidR="00935FDE" w:rsidRPr="00935FDE" w:rsidRDefault="00935FDE" w:rsidP="003B63DB">
            <w:pPr>
              <w:rPr>
                <w:rFonts w:ascii="Calibri" w:hAnsi="Calibri" w:cs="Calibri"/>
                <w:szCs w:val="20"/>
                <w:lang w:val="en-US"/>
              </w:rPr>
            </w:pPr>
            <w:r w:rsidRPr="00935FDE">
              <w:rPr>
                <w:rFonts w:ascii="Calibri" w:eastAsia="Times New Roman" w:hAnsi="Calibri" w:cs="Calibri"/>
                <w:color w:val="000000"/>
                <w:szCs w:val="20"/>
                <w:lang w:val="en-US" w:eastAsia="fr-FR"/>
              </w:rPr>
              <w:t>N deposition</w:t>
            </w:r>
          </w:p>
        </w:tc>
        <w:tc>
          <w:tcPr>
            <w:tcW w:w="2705" w:type="dxa"/>
          </w:tcPr>
          <w:p w14:paraId="33011515" w14:textId="77777777" w:rsidR="00935FDE" w:rsidRPr="00935FDE" w:rsidRDefault="00935FDE" w:rsidP="003B63DB">
            <w:pPr>
              <w:rPr>
                <w:rFonts w:ascii="Calibri" w:hAnsi="Calibri" w:cs="Calibri"/>
                <w:szCs w:val="20"/>
                <w:lang w:val="en-US"/>
              </w:rPr>
            </w:pPr>
          </w:p>
        </w:tc>
        <w:tc>
          <w:tcPr>
            <w:tcW w:w="3686" w:type="dxa"/>
            <w:vMerge/>
          </w:tcPr>
          <w:p w14:paraId="4B92A543" w14:textId="77777777" w:rsidR="00935FDE" w:rsidRPr="00935FDE" w:rsidRDefault="00935FDE" w:rsidP="003B63DB">
            <w:pPr>
              <w:rPr>
                <w:rFonts w:ascii="Calibri" w:hAnsi="Calibri" w:cs="Calibri"/>
                <w:szCs w:val="20"/>
                <w:lang w:val="en-US"/>
              </w:rPr>
            </w:pPr>
          </w:p>
        </w:tc>
      </w:tr>
      <w:tr w:rsidR="00490BE6" w:rsidRPr="002257BC" w14:paraId="730E3DD9" w14:textId="77777777" w:rsidTr="00935FDE">
        <w:tc>
          <w:tcPr>
            <w:tcW w:w="1269" w:type="dxa"/>
            <w:vMerge w:val="restart"/>
          </w:tcPr>
          <w:p w14:paraId="0F8F9C19"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Demand</w:t>
            </w:r>
          </w:p>
        </w:tc>
        <w:tc>
          <w:tcPr>
            <w:tcW w:w="1691" w:type="dxa"/>
            <w:vAlign w:val="bottom"/>
          </w:tcPr>
          <w:p w14:paraId="13642AED" w14:textId="77777777" w:rsidR="00490BE6" w:rsidRPr="00935FDE" w:rsidRDefault="00490BE6" w:rsidP="003B63DB">
            <w:pPr>
              <w:rPr>
                <w:rFonts w:ascii="Calibri" w:hAnsi="Calibri" w:cs="Calibri"/>
                <w:szCs w:val="20"/>
                <w:lang w:val="en-US"/>
              </w:rPr>
            </w:pPr>
            <w:r w:rsidRPr="00935FDE">
              <w:rPr>
                <w:rFonts w:ascii="Calibri" w:eastAsia="Times New Roman" w:hAnsi="Calibri" w:cs="Calibri"/>
                <w:color w:val="000000"/>
                <w:szCs w:val="20"/>
                <w:lang w:val="en-US" w:eastAsia="fr-FR"/>
              </w:rPr>
              <w:t>Unspecified policy</w:t>
            </w:r>
          </w:p>
        </w:tc>
        <w:tc>
          <w:tcPr>
            <w:tcW w:w="2705" w:type="dxa"/>
          </w:tcPr>
          <w:p w14:paraId="04CF7049"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When policy actions are not quantified as gdp, consumption or price Ex : Deforestation reduction scenario, bioenergy targets</w:t>
            </w:r>
          </w:p>
        </w:tc>
        <w:tc>
          <w:tcPr>
            <w:tcW w:w="3686" w:type="dxa"/>
          </w:tcPr>
          <w:p w14:paraId="25135E1D"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Scenario with lowest wood use or Policy leading to least efficient / least intensive mix of practices (see above)</w:t>
            </w:r>
          </w:p>
        </w:tc>
      </w:tr>
      <w:tr w:rsidR="00490BE6" w:rsidRPr="002257BC" w14:paraId="3E61C100" w14:textId="77777777" w:rsidTr="00935FDE">
        <w:tc>
          <w:tcPr>
            <w:tcW w:w="1269" w:type="dxa"/>
            <w:vMerge/>
          </w:tcPr>
          <w:p w14:paraId="04679A55" w14:textId="77777777" w:rsidR="00490BE6" w:rsidRPr="00935FDE" w:rsidRDefault="00490BE6" w:rsidP="003B63DB">
            <w:pPr>
              <w:rPr>
                <w:rFonts w:ascii="Calibri" w:hAnsi="Calibri" w:cs="Calibri"/>
                <w:szCs w:val="20"/>
                <w:lang w:val="en-US"/>
              </w:rPr>
            </w:pPr>
          </w:p>
        </w:tc>
        <w:tc>
          <w:tcPr>
            <w:tcW w:w="1691" w:type="dxa"/>
            <w:vAlign w:val="bottom"/>
          </w:tcPr>
          <w:p w14:paraId="159862F5" w14:textId="77777777" w:rsidR="00490BE6" w:rsidRPr="00935FDE" w:rsidRDefault="00490BE6" w:rsidP="003B63DB">
            <w:pPr>
              <w:rPr>
                <w:rFonts w:ascii="Calibri" w:hAnsi="Calibri" w:cs="Calibri"/>
                <w:szCs w:val="20"/>
                <w:lang w:val="en-US"/>
              </w:rPr>
            </w:pPr>
            <w:r w:rsidRPr="00935FDE">
              <w:rPr>
                <w:rFonts w:ascii="Calibri" w:eastAsia="Times New Roman" w:hAnsi="Calibri" w:cs="Calibri"/>
                <w:color w:val="000000"/>
                <w:szCs w:val="20"/>
                <w:lang w:val="en-US" w:eastAsia="fr-FR"/>
              </w:rPr>
              <w:t>gdp, population, consumption</w:t>
            </w:r>
          </w:p>
        </w:tc>
        <w:tc>
          <w:tcPr>
            <w:tcW w:w="2705" w:type="dxa"/>
          </w:tcPr>
          <w:p w14:paraId="12190DB3"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 xml:space="preserve">Scenarios of wood consumption per capita, GDP scenario. </w:t>
            </w:r>
          </w:p>
        </w:tc>
        <w:tc>
          <w:tcPr>
            <w:tcW w:w="3686" w:type="dxa"/>
          </w:tcPr>
          <w:p w14:paraId="662F4472"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Scenario with lowest wood use or Scenario with lowest wood consumption</w:t>
            </w:r>
          </w:p>
        </w:tc>
      </w:tr>
      <w:tr w:rsidR="00490BE6" w:rsidRPr="002257BC" w14:paraId="0F6A75E9" w14:textId="77777777" w:rsidTr="00935FDE">
        <w:tc>
          <w:tcPr>
            <w:tcW w:w="1269" w:type="dxa"/>
            <w:vMerge/>
          </w:tcPr>
          <w:p w14:paraId="4735F2F1" w14:textId="77777777" w:rsidR="00490BE6" w:rsidRPr="00935FDE" w:rsidRDefault="00490BE6" w:rsidP="003B63DB">
            <w:pPr>
              <w:rPr>
                <w:rFonts w:ascii="Calibri" w:hAnsi="Calibri" w:cs="Calibri"/>
                <w:szCs w:val="20"/>
                <w:lang w:val="en-US"/>
              </w:rPr>
            </w:pPr>
          </w:p>
        </w:tc>
        <w:tc>
          <w:tcPr>
            <w:tcW w:w="1691" w:type="dxa"/>
            <w:vAlign w:val="bottom"/>
          </w:tcPr>
          <w:p w14:paraId="7BB5EE80" w14:textId="77777777" w:rsidR="00490BE6" w:rsidRPr="00935FDE" w:rsidRDefault="00490BE6" w:rsidP="003B63DB">
            <w:pPr>
              <w:rPr>
                <w:rFonts w:ascii="Calibri" w:hAnsi="Calibri" w:cs="Calibri"/>
                <w:szCs w:val="20"/>
                <w:lang w:val="en-US"/>
              </w:rPr>
            </w:pPr>
            <w:r w:rsidRPr="00935FDE">
              <w:rPr>
                <w:rFonts w:ascii="Calibri" w:eastAsia="Times New Roman" w:hAnsi="Calibri" w:cs="Calibri"/>
                <w:color w:val="000000"/>
                <w:szCs w:val="20"/>
                <w:lang w:val="en-US" w:eastAsia="fr-FR"/>
              </w:rPr>
              <w:t>Exogenous wood, energy or material price</w:t>
            </w:r>
          </w:p>
        </w:tc>
        <w:tc>
          <w:tcPr>
            <w:tcW w:w="2705" w:type="dxa"/>
          </w:tcPr>
          <w:p w14:paraId="0D8B945F"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Sensitivity to discount rate, material price</w:t>
            </w:r>
          </w:p>
        </w:tc>
        <w:tc>
          <w:tcPr>
            <w:tcW w:w="3686" w:type="dxa"/>
          </w:tcPr>
          <w:p w14:paraId="3EC7BB55"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Scenario with lowest wood use or Scenario with lowest price competitiveness of wood</w:t>
            </w:r>
          </w:p>
        </w:tc>
      </w:tr>
      <w:tr w:rsidR="00490BE6" w:rsidRPr="002257BC" w14:paraId="4F663376" w14:textId="77777777" w:rsidTr="00935FDE">
        <w:tc>
          <w:tcPr>
            <w:tcW w:w="1269" w:type="dxa"/>
            <w:vMerge/>
          </w:tcPr>
          <w:p w14:paraId="023A30CF" w14:textId="77777777" w:rsidR="00490BE6" w:rsidRPr="00935FDE" w:rsidRDefault="00490BE6" w:rsidP="003B63DB">
            <w:pPr>
              <w:rPr>
                <w:rFonts w:ascii="Calibri" w:hAnsi="Calibri" w:cs="Calibri"/>
                <w:szCs w:val="20"/>
                <w:lang w:val="en-US"/>
              </w:rPr>
            </w:pPr>
          </w:p>
        </w:tc>
        <w:tc>
          <w:tcPr>
            <w:tcW w:w="1691" w:type="dxa"/>
            <w:vAlign w:val="bottom"/>
          </w:tcPr>
          <w:p w14:paraId="0D6F1B6B" w14:textId="77777777" w:rsidR="00490BE6" w:rsidRPr="00935FDE" w:rsidRDefault="00490BE6" w:rsidP="003B63DB">
            <w:pPr>
              <w:rPr>
                <w:rFonts w:ascii="Calibri" w:hAnsi="Calibri" w:cs="Calibri"/>
                <w:szCs w:val="20"/>
                <w:lang w:val="en-US"/>
              </w:rPr>
            </w:pPr>
            <w:r w:rsidRPr="00935FDE">
              <w:rPr>
                <w:rFonts w:ascii="Calibri" w:eastAsia="Times New Roman" w:hAnsi="Calibri" w:cs="Calibri"/>
                <w:color w:val="000000"/>
                <w:szCs w:val="20"/>
                <w:lang w:val="en-US" w:eastAsia="fr-FR"/>
              </w:rPr>
              <w:t>Exogenous C price</w:t>
            </w:r>
          </w:p>
        </w:tc>
        <w:tc>
          <w:tcPr>
            <w:tcW w:w="2705" w:type="dxa"/>
          </w:tcPr>
          <w:p w14:paraId="7A7B7D69"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Carbon price, carbon credit, shadow price of carbon</w:t>
            </w:r>
          </w:p>
        </w:tc>
        <w:tc>
          <w:tcPr>
            <w:tcW w:w="3686" w:type="dxa"/>
          </w:tcPr>
          <w:p w14:paraId="6E87160F"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Scenario with lowest wood use or Scenario with lowest carbon price / carbon payments</w:t>
            </w:r>
          </w:p>
        </w:tc>
      </w:tr>
      <w:tr w:rsidR="00490BE6" w:rsidRPr="002257BC" w14:paraId="5318F8B4" w14:textId="77777777" w:rsidTr="00935FDE">
        <w:tc>
          <w:tcPr>
            <w:tcW w:w="1269" w:type="dxa"/>
            <w:vMerge/>
          </w:tcPr>
          <w:p w14:paraId="1ED11301" w14:textId="77777777" w:rsidR="00490BE6" w:rsidRPr="00935FDE" w:rsidRDefault="00490BE6" w:rsidP="003B63DB">
            <w:pPr>
              <w:rPr>
                <w:rFonts w:ascii="Calibri" w:hAnsi="Calibri" w:cs="Calibri"/>
                <w:szCs w:val="20"/>
                <w:lang w:val="en-US"/>
              </w:rPr>
            </w:pPr>
          </w:p>
        </w:tc>
        <w:tc>
          <w:tcPr>
            <w:tcW w:w="1691" w:type="dxa"/>
            <w:vAlign w:val="bottom"/>
          </w:tcPr>
          <w:p w14:paraId="55D2DEBC" w14:textId="77777777" w:rsidR="00490BE6" w:rsidRPr="00935FDE" w:rsidRDefault="00490BE6" w:rsidP="003B63DB">
            <w:pPr>
              <w:rPr>
                <w:rFonts w:ascii="Calibri" w:eastAsia="Times New Roman" w:hAnsi="Calibri" w:cs="Calibri"/>
                <w:color w:val="000000"/>
                <w:szCs w:val="20"/>
                <w:lang w:val="en-US" w:eastAsia="fr-FR"/>
              </w:rPr>
            </w:pPr>
            <w:r w:rsidRPr="00935FDE">
              <w:rPr>
                <w:rFonts w:ascii="Calibri" w:eastAsia="Times New Roman" w:hAnsi="Calibri" w:cs="Calibri"/>
                <w:color w:val="000000"/>
                <w:szCs w:val="20"/>
                <w:lang w:val="en-US" w:eastAsia="fr-FR"/>
              </w:rPr>
              <w:t>Exogenous land use change</w:t>
            </w:r>
          </w:p>
        </w:tc>
        <w:tc>
          <w:tcPr>
            <w:tcW w:w="2705" w:type="dxa"/>
          </w:tcPr>
          <w:p w14:paraId="15B7B62E"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LUC is defined in exogenous scenarios ex: forestland-to-cropland after logging or post-agricultural forest growth</w:t>
            </w:r>
          </w:p>
        </w:tc>
        <w:tc>
          <w:tcPr>
            <w:tcW w:w="3686" w:type="dxa"/>
          </w:tcPr>
          <w:p w14:paraId="43D4BB0F" w14:textId="77777777" w:rsidR="00490BE6" w:rsidRPr="00935FDE" w:rsidRDefault="00490BE6" w:rsidP="003B63DB">
            <w:pPr>
              <w:rPr>
                <w:rFonts w:ascii="Calibri" w:hAnsi="Calibri" w:cs="Calibri"/>
                <w:szCs w:val="20"/>
                <w:lang w:val="en-US"/>
              </w:rPr>
            </w:pPr>
            <w:r w:rsidRPr="00935FDE">
              <w:rPr>
                <w:rFonts w:ascii="Calibri" w:hAnsi="Calibri" w:cs="Calibri"/>
                <w:szCs w:val="20"/>
                <w:lang w:val="en-US"/>
              </w:rPr>
              <w:t>Scenario with lowest wood use or Least intensive scenario</w:t>
            </w:r>
          </w:p>
        </w:tc>
      </w:tr>
    </w:tbl>
    <w:p w14:paraId="0009EB75" w14:textId="77777777" w:rsidR="00490BE6" w:rsidRDefault="00490BE6" w:rsidP="00490BE6">
      <w:pPr>
        <w:rPr>
          <w:rFonts w:asciiTheme="majorHAnsi" w:hAnsiTheme="majorHAnsi" w:cstheme="majorHAnsi"/>
          <w:sz w:val="22"/>
          <w:szCs w:val="22"/>
          <w:lang w:val="en-US"/>
        </w:rPr>
      </w:pPr>
    </w:p>
    <w:p w14:paraId="179AA7B8" w14:textId="77777777" w:rsidR="00490BE6" w:rsidRDefault="00490BE6" w:rsidP="00490BE6">
      <w:pPr>
        <w:pStyle w:val="Titre3"/>
        <w:rPr>
          <w:lang w:val="en-US"/>
        </w:rPr>
      </w:pPr>
      <w:bookmarkStart w:id="41" w:name="_Toc193466883"/>
      <w:r>
        <w:rPr>
          <w:lang w:val="en-US"/>
        </w:rPr>
        <w:t>Defining the reference</w:t>
      </w:r>
      <w:bookmarkEnd w:id="41"/>
      <w:r>
        <w:rPr>
          <w:lang w:val="en-US"/>
        </w:rPr>
        <w:t xml:space="preserve"> </w:t>
      </w:r>
    </w:p>
    <w:p w14:paraId="23210AE0" w14:textId="77777777" w:rsidR="00490BE6" w:rsidRDefault="00490BE6" w:rsidP="00490BE6">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For each pair, the reference will be chosen in a systematic way so that the reference is the option with the</w:t>
      </w:r>
      <w:r>
        <w:rPr>
          <w:rFonts w:asciiTheme="majorHAnsi" w:eastAsiaTheme="minorEastAsia" w:hAnsiTheme="majorHAnsi" w:cstheme="majorHAnsi"/>
          <w:b/>
          <w:bCs/>
          <w:sz w:val="22"/>
          <w:szCs w:val="22"/>
          <w:lang w:val="en-US"/>
        </w:rPr>
        <w:t xml:space="preserve"> lowest value for wood consumption</w:t>
      </w:r>
      <w:r>
        <w:rPr>
          <w:rFonts w:asciiTheme="majorHAnsi" w:eastAsiaTheme="minorEastAsia" w:hAnsiTheme="majorHAnsi" w:cstheme="majorHAnsi"/>
          <w:sz w:val="22"/>
          <w:szCs w:val="22"/>
          <w:lang w:val="en-US"/>
        </w:rPr>
        <w:t xml:space="preserve">, </w:t>
      </w:r>
      <w:r w:rsidR="00886F8E">
        <w:rPr>
          <w:rFonts w:asciiTheme="majorHAnsi" w:eastAsiaTheme="minorEastAsia" w:hAnsiTheme="majorHAnsi" w:cstheme="majorHAnsi"/>
          <w:sz w:val="22"/>
          <w:szCs w:val="22"/>
          <w:lang w:val="en-US"/>
        </w:rPr>
        <w:t>or if equal</w:t>
      </w:r>
      <w:r>
        <w:rPr>
          <w:rFonts w:asciiTheme="majorHAnsi" w:eastAsiaTheme="minorEastAsia" w:hAnsiTheme="majorHAnsi" w:cstheme="majorHAnsi"/>
          <w:sz w:val="22"/>
          <w:szCs w:val="22"/>
          <w:lang w:val="en-US"/>
        </w:rPr>
        <w:t xml:space="preserve">, will be assumed linked to the option with less harvest, less efficient processes, less conifers, less recycling, less fertile and can be chosen following recommendations in </w:t>
      </w:r>
      <w:r w:rsidR="00886F8E">
        <w:rPr>
          <w:rFonts w:asciiTheme="majorHAnsi" w:eastAsiaTheme="minorEastAsia" w:hAnsiTheme="majorHAnsi" w:cstheme="majorHAnsi"/>
          <w:sz w:val="22"/>
          <w:szCs w:val="22"/>
          <w:lang w:val="en-US"/>
        </w:rPr>
        <w:fldChar w:fldCharType="begin"/>
      </w:r>
      <w:r w:rsidR="00886F8E">
        <w:rPr>
          <w:rFonts w:asciiTheme="majorHAnsi" w:eastAsiaTheme="minorEastAsia" w:hAnsiTheme="majorHAnsi" w:cstheme="majorHAnsi"/>
          <w:sz w:val="22"/>
          <w:szCs w:val="22"/>
          <w:lang w:val="en-US"/>
        </w:rPr>
        <w:instrText xml:space="preserve"> REF _Ref135854989 \h </w:instrText>
      </w:r>
      <w:r w:rsidR="00886F8E">
        <w:rPr>
          <w:rFonts w:asciiTheme="majorHAnsi" w:eastAsiaTheme="minorEastAsia" w:hAnsiTheme="majorHAnsi" w:cstheme="majorHAnsi"/>
          <w:sz w:val="22"/>
          <w:szCs w:val="22"/>
          <w:lang w:val="en-US"/>
        </w:rPr>
      </w:r>
      <w:r w:rsidR="00886F8E">
        <w:rPr>
          <w:rFonts w:asciiTheme="majorHAnsi" w:eastAsiaTheme="minorEastAsia" w:hAnsiTheme="majorHAnsi" w:cstheme="majorHAnsi"/>
          <w:sz w:val="22"/>
          <w:szCs w:val="22"/>
          <w:lang w:val="en-US"/>
        </w:rPr>
        <w:fldChar w:fldCharType="separate"/>
      </w:r>
      <w:r w:rsidR="00886F8E" w:rsidRPr="00886F8E">
        <w:rPr>
          <w:lang w:val="en-US"/>
        </w:rPr>
        <w:t xml:space="preserve">Table </w:t>
      </w:r>
      <w:r w:rsidR="00886F8E" w:rsidRPr="00886F8E">
        <w:rPr>
          <w:noProof/>
          <w:lang w:val="en-US"/>
        </w:rPr>
        <w:t>4</w:t>
      </w:r>
      <w:r w:rsidR="00886F8E">
        <w:rPr>
          <w:rFonts w:asciiTheme="majorHAnsi" w:eastAsiaTheme="minorEastAsia" w:hAnsiTheme="majorHAnsi" w:cstheme="majorHAnsi"/>
          <w:sz w:val="22"/>
          <w:szCs w:val="22"/>
          <w:lang w:val="en-US"/>
        </w:rPr>
        <w:fldChar w:fldCharType="end"/>
      </w:r>
      <w:r w:rsidR="00886F8E">
        <w:rPr>
          <w:rFonts w:asciiTheme="majorHAnsi" w:eastAsiaTheme="minorEastAsia" w:hAnsiTheme="majorHAnsi" w:cstheme="majorHAnsi"/>
          <w:sz w:val="22"/>
          <w:szCs w:val="22"/>
          <w:lang w:val="en-US"/>
        </w:rPr>
        <w:t xml:space="preserve"> </w:t>
      </w:r>
      <w:r>
        <w:rPr>
          <w:rFonts w:asciiTheme="majorHAnsi" w:eastAsiaTheme="minorEastAsia" w:hAnsiTheme="majorHAnsi" w:cstheme="majorHAnsi"/>
          <w:sz w:val="22"/>
          <w:szCs w:val="22"/>
          <w:lang w:val="en-US"/>
        </w:rPr>
        <w:t xml:space="preserve">of this protocol’s document. </w:t>
      </w:r>
    </w:p>
    <w:p w14:paraId="45AAEA04" w14:textId="77777777" w:rsidR="00490BE6" w:rsidRDefault="00490BE6" w:rsidP="00490BE6">
      <w:pPr>
        <w:rPr>
          <w:rFonts w:asciiTheme="majorHAnsi" w:hAnsiTheme="majorHAnsi" w:cstheme="majorHAnsi"/>
          <w:sz w:val="22"/>
          <w:szCs w:val="22"/>
          <w:lang w:val="en-US"/>
        </w:rPr>
      </w:pPr>
    </w:p>
    <w:p w14:paraId="48E07D62" w14:textId="77777777" w:rsidR="00490BE6" w:rsidRDefault="00490BE6" w:rsidP="00490BE6">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When data displayed as deltas, the reference chosen by the authors might not be the same as our convention. In this case the delta is recorded with a minus sign.</w:t>
      </w:r>
    </w:p>
    <w:p w14:paraId="673701F3" w14:textId="77777777" w:rsidR="00490BE6" w:rsidRDefault="00490BE6" w:rsidP="00490BE6">
      <w:pPr>
        <w:rPr>
          <w:rFonts w:asciiTheme="majorHAnsi" w:hAnsiTheme="majorHAnsi" w:cstheme="majorHAnsi"/>
          <w:sz w:val="22"/>
          <w:szCs w:val="22"/>
          <w:lang w:val="en-US"/>
        </w:rPr>
      </w:pPr>
    </w:p>
    <w:p w14:paraId="4452AFF4" w14:textId="77777777" w:rsidR="00886F8E" w:rsidRPr="00886F8E" w:rsidRDefault="00886F8E" w:rsidP="00815017">
      <w:pPr>
        <w:pStyle w:val="Titre3"/>
        <w:rPr>
          <w:lang w:val="en-US"/>
        </w:rPr>
      </w:pPr>
      <w:bookmarkStart w:id="42" w:name="_Toc193466884"/>
      <w:r>
        <w:rPr>
          <w:lang w:val="en-US"/>
        </w:rPr>
        <w:t>Wood and carbon estimates</w:t>
      </w:r>
      <w:bookmarkEnd w:id="42"/>
    </w:p>
    <w:p w14:paraId="3334F3F7" w14:textId="77777777" w:rsidR="00886F8E" w:rsidRDefault="00886F8E" w:rsidP="00886F8E">
      <w:pPr>
        <w:rPr>
          <w:rFonts w:asciiTheme="majorHAnsi" w:eastAsiaTheme="minorEastAsia" w:hAnsiTheme="majorHAnsi" w:cstheme="majorHAnsi"/>
          <w:color w:val="44546A" w:themeColor="text2"/>
          <w:sz w:val="22"/>
          <w:szCs w:val="22"/>
          <w:lang w:val="en-US"/>
        </w:rPr>
      </w:pPr>
      <w:r>
        <w:rPr>
          <w:rFonts w:asciiTheme="majorHAnsi" w:eastAsiaTheme="minorEastAsia" w:hAnsiTheme="majorHAnsi" w:cstheme="majorHAnsi"/>
          <w:sz w:val="22"/>
          <w:szCs w:val="22"/>
          <w:lang w:val="en-US"/>
        </w:rPr>
        <w:t xml:space="preserve">Each numerical value recorded will be associated with its </w:t>
      </w:r>
      <w:r w:rsidRPr="003B63DB">
        <w:rPr>
          <w:rFonts w:asciiTheme="majorHAnsi" w:eastAsiaTheme="minorEastAsia" w:hAnsiTheme="majorHAnsi" w:cstheme="majorHAnsi"/>
          <w:b/>
          <w:bCs/>
          <w:sz w:val="22"/>
          <w:szCs w:val="22"/>
          <w:lang w:val="en-US"/>
        </w:rPr>
        <w:t>variable name, unit, values and source</w:t>
      </w:r>
      <w:r>
        <w:rPr>
          <w:rFonts w:asciiTheme="majorHAnsi" w:eastAsiaTheme="minorEastAsia" w:hAnsiTheme="majorHAnsi" w:cstheme="majorHAnsi"/>
          <w:sz w:val="22"/>
          <w:szCs w:val="22"/>
          <w:lang w:val="en-US"/>
        </w:rPr>
        <w:t xml:space="preserve"> in the original paper for both </w:t>
      </w:r>
      <w:r w:rsidRPr="00815017">
        <w:rPr>
          <w:rFonts w:asciiTheme="majorHAnsi" w:eastAsiaTheme="minorEastAsia" w:hAnsiTheme="majorHAnsi" w:cstheme="majorHAnsi"/>
          <w:sz w:val="22"/>
          <w:szCs w:val="22"/>
          <w:lang w:val="en-US"/>
        </w:rPr>
        <w:t xml:space="preserve">reference and alternative scenarios, or difference between scenarios if absolute values are not available. </w:t>
      </w:r>
      <w:r w:rsidRPr="003B63DB">
        <w:rPr>
          <w:rFonts w:asciiTheme="majorHAnsi" w:eastAsiaTheme="minorEastAsia" w:hAnsiTheme="majorHAnsi" w:cstheme="majorHAnsi"/>
          <w:sz w:val="22"/>
          <w:szCs w:val="22"/>
          <w:lang w:val="en-US"/>
        </w:rPr>
        <w:t>When different units are available for one of the recorded values, an expert judgment will be made to decide which one is recorded.</w:t>
      </w:r>
    </w:p>
    <w:p w14:paraId="118019C8" w14:textId="77777777" w:rsidR="00490BE6" w:rsidRPr="00490BE6" w:rsidRDefault="00490BE6" w:rsidP="005E4C9C">
      <w:pPr>
        <w:rPr>
          <w:lang w:val="en-US"/>
        </w:rPr>
      </w:pPr>
    </w:p>
    <w:p w14:paraId="7A69D955" w14:textId="77777777" w:rsidR="009418C8" w:rsidRDefault="00831EDA" w:rsidP="005E4C9C">
      <w:pPr>
        <w:pStyle w:val="Titre2"/>
        <w:rPr>
          <w:lang w:val="en-US"/>
        </w:rPr>
      </w:pPr>
      <w:bookmarkStart w:id="43" w:name="_Toc193466885"/>
      <w:r>
        <w:rPr>
          <w:lang w:val="en-US"/>
        </w:rPr>
        <w:t>M</w:t>
      </w:r>
      <w:r w:rsidR="006140BB">
        <w:rPr>
          <w:lang w:val="en-US"/>
        </w:rPr>
        <w:t>odel description data</w:t>
      </w:r>
      <w:bookmarkEnd w:id="43"/>
    </w:p>
    <w:p w14:paraId="49C37D40" w14:textId="77777777" w:rsidR="009418C8" w:rsidRDefault="003B63DB">
      <w:pPr>
        <w:rPr>
          <w:rFonts w:asciiTheme="majorHAnsi" w:eastAsiaTheme="minorEastAsia" w:hAnsiTheme="majorHAnsi" w:cstheme="majorHAnsi"/>
          <w:sz w:val="22"/>
          <w:szCs w:val="22"/>
          <w:lang w:val="en-US"/>
        </w:rPr>
      </w:pPr>
      <w:r>
        <w:rPr>
          <w:rFonts w:asciiTheme="majorHAnsi" w:eastAsiaTheme="minorEastAsia" w:hAnsiTheme="majorHAnsi" w:cstheme="majorHAnsi"/>
          <w:sz w:val="22"/>
          <w:szCs w:val="22"/>
          <w:lang w:val="en-US"/>
        </w:rPr>
        <w:t xml:space="preserve">Model description data describe the model setup corresponding to the extracted pairs of data, not the whole available model. </w:t>
      </w:r>
      <w:r w:rsidR="006140BB">
        <w:rPr>
          <w:rFonts w:asciiTheme="majorHAnsi" w:eastAsiaTheme="minorEastAsia" w:hAnsiTheme="majorHAnsi" w:cstheme="majorHAnsi"/>
          <w:sz w:val="22"/>
          <w:szCs w:val="22"/>
          <w:lang w:val="en-US"/>
        </w:rPr>
        <w:t xml:space="preserve">Most </w:t>
      </w:r>
      <w:r>
        <w:rPr>
          <w:rFonts w:asciiTheme="majorHAnsi" w:eastAsiaTheme="minorEastAsia" w:hAnsiTheme="majorHAnsi" w:cstheme="majorHAnsi"/>
          <w:sz w:val="22"/>
          <w:szCs w:val="22"/>
          <w:lang w:val="en-US"/>
        </w:rPr>
        <w:t xml:space="preserve">model description </w:t>
      </w:r>
      <w:r w:rsidR="006140BB">
        <w:rPr>
          <w:rFonts w:asciiTheme="majorHAnsi" w:eastAsiaTheme="minorEastAsia" w:hAnsiTheme="majorHAnsi" w:cstheme="majorHAnsi"/>
          <w:sz w:val="22"/>
          <w:szCs w:val="22"/>
          <w:lang w:val="en-US"/>
        </w:rPr>
        <w:t>data items are coded by 0 and 1. Sometimes, expert judgment may be needed if an element is suggested but not clearly mentioned. Only when an item cannot be filled up using expert judgment, the code NE (not explicated) may be used.</w:t>
      </w:r>
    </w:p>
    <w:p w14:paraId="6BA8E553" w14:textId="77777777" w:rsidR="009418C8" w:rsidRDefault="009418C8">
      <w:pPr>
        <w:rPr>
          <w:lang w:val="en-US"/>
        </w:rPr>
      </w:pPr>
    </w:p>
    <w:p w14:paraId="4972A2A1" w14:textId="77777777" w:rsidR="009418C8" w:rsidRDefault="00A91F8B" w:rsidP="003B63DB">
      <w:pPr>
        <w:pStyle w:val="Titre3"/>
        <w:rPr>
          <w:lang w:val="en-US"/>
        </w:rPr>
      </w:pPr>
      <w:bookmarkStart w:id="44" w:name="_Toc193466886"/>
      <w:r>
        <w:rPr>
          <w:lang w:val="en-US"/>
        </w:rPr>
        <w:lastRenderedPageBreak/>
        <w:t>Location</w:t>
      </w:r>
      <w:bookmarkEnd w:id="44"/>
    </w:p>
    <w:p w14:paraId="4DD5CF88"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The geographical situation of the study is recorded in two columns: ‘scale’ and ‘location’. The scale of the study is coded according to the list below. For scales Europe, country, region and city, in addition, record the country of the study (for Europe, repeat Europe). If two countries are involved in the study, record the upper administrative unit of both countries. For example if supply chains of Sweden and Finland are compared, ‘scale’ is Eur, ‘Location’ is Europe. For generic ecosystems the type of ecosystem is recorded as the scale of study (temperate, boreal, tropical forests)</w:t>
      </w:r>
    </w:p>
    <w:p w14:paraId="1E877477" w14:textId="77777777" w:rsidR="009418C8" w:rsidRDefault="009418C8">
      <w:pPr>
        <w:rPr>
          <w:rFonts w:asciiTheme="majorHAnsi" w:hAnsiTheme="majorHAnsi" w:cstheme="majorHAnsi"/>
          <w:sz w:val="22"/>
          <w:szCs w:val="22"/>
          <w:lang w:val="en-US"/>
        </w:rPr>
      </w:pPr>
    </w:p>
    <w:p w14:paraId="4D8BCDD3" w14:textId="77777777" w:rsidR="009418C8" w:rsidRDefault="006140BB">
      <w:pPr>
        <w:pStyle w:val="Lgende"/>
        <w:keepNext/>
        <w:rPr>
          <w:lang w:val="en-US"/>
        </w:rPr>
      </w:pPr>
      <w:bookmarkStart w:id="45" w:name="_Toc193466870"/>
      <w:r>
        <w:rPr>
          <w:lang w:val="en-US"/>
        </w:rPr>
        <w:t xml:space="preserve">Table </w:t>
      </w:r>
      <w:r>
        <w:rPr>
          <w:lang w:val="en-US"/>
        </w:rPr>
        <w:fldChar w:fldCharType="begin"/>
      </w:r>
      <w:r>
        <w:rPr>
          <w:lang w:val="en-US"/>
        </w:rPr>
        <w:instrText xml:space="preserve"> SEQ Table \* ARABIC </w:instrText>
      </w:r>
      <w:r>
        <w:rPr>
          <w:lang w:val="en-US"/>
        </w:rPr>
        <w:fldChar w:fldCharType="separate"/>
      </w:r>
      <w:r w:rsidR="003B63DB">
        <w:rPr>
          <w:noProof/>
          <w:lang w:val="en-US"/>
        </w:rPr>
        <w:t>7</w:t>
      </w:r>
      <w:r>
        <w:rPr>
          <w:lang w:val="en-US"/>
        </w:rPr>
        <w:fldChar w:fldCharType="end"/>
      </w:r>
      <w:r>
        <w:rPr>
          <w:lang w:val="en-US"/>
        </w:rPr>
        <w:t xml:space="preserve"> : Geographical context definition</w:t>
      </w:r>
      <w:bookmarkEnd w:id="45"/>
    </w:p>
    <w:tbl>
      <w:tblPr>
        <w:tblStyle w:val="Grilledutableau"/>
        <w:tblW w:w="0" w:type="auto"/>
        <w:tblLook w:val="04A0" w:firstRow="1" w:lastRow="0" w:firstColumn="1" w:lastColumn="0" w:noHBand="0" w:noVBand="1"/>
      </w:tblPr>
      <w:tblGrid>
        <w:gridCol w:w="3233"/>
        <w:gridCol w:w="1298"/>
        <w:gridCol w:w="3402"/>
      </w:tblGrid>
      <w:tr w:rsidR="009418C8" w14:paraId="7CACFA8F" w14:textId="77777777">
        <w:tc>
          <w:tcPr>
            <w:tcW w:w="3233" w:type="dxa"/>
          </w:tcPr>
          <w:p w14:paraId="0763F444" w14:textId="77777777" w:rsidR="009418C8" w:rsidRPr="00935FDE" w:rsidRDefault="006140BB">
            <w:pPr>
              <w:rPr>
                <w:rFonts w:asciiTheme="majorHAnsi" w:hAnsiTheme="majorHAnsi" w:cstheme="majorHAnsi"/>
                <w:b/>
                <w:bCs/>
                <w:szCs w:val="20"/>
                <w:lang w:val="en-US"/>
              </w:rPr>
            </w:pPr>
            <w:r w:rsidRPr="00935FDE">
              <w:rPr>
                <w:rFonts w:asciiTheme="majorHAnsi" w:hAnsiTheme="majorHAnsi" w:cstheme="majorHAnsi"/>
                <w:b/>
                <w:bCs/>
                <w:szCs w:val="20"/>
                <w:lang w:val="en-US"/>
              </w:rPr>
              <w:t>Geographical situation of the study</w:t>
            </w:r>
          </w:p>
        </w:tc>
        <w:tc>
          <w:tcPr>
            <w:tcW w:w="1298" w:type="dxa"/>
          </w:tcPr>
          <w:p w14:paraId="209E9BAA" w14:textId="77777777" w:rsidR="009418C8" w:rsidRPr="00935FDE" w:rsidRDefault="006140BB">
            <w:pPr>
              <w:rPr>
                <w:rFonts w:asciiTheme="majorHAnsi" w:hAnsiTheme="majorHAnsi" w:cstheme="majorHAnsi"/>
                <w:b/>
                <w:bCs/>
                <w:szCs w:val="20"/>
                <w:lang w:val="en-US"/>
              </w:rPr>
            </w:pPr>
            <w:r w:rsidRPr="00935FDE">
              <w:rPr>
                <w:rFonts w:asciiTheme="majorHAnsi" w:hAnsiTheme="majorHAnsi" w:cstheme="majorHAnsi"/>
                <w:b/>
                <w:bCs/>
                <w:szCs w:val="20"/>
                <w:lang w:val="en-US"/>
              </w:rPr>
              <w:t>Scale</w:t>
            </w:r>
          </w:p>
        </w:tc>
        <w:tc>
          <w:tcPr>
            <w:tcW w:w="3402" w:type="dxa"/>
          </w:tcPr>
          <w:p w14:paraId="7FC67CC1" w14:textId="77777777" w:rsidR="009418C8" w:rsidRPr="00935FDE" w:rsidRDefault="006140BB">
            <w:pPr>
              <w:rPr>
                <w:rFonts w:asciiTheme="majorHAnsi" w:hAnsiTheme="majorHAnsi" w:cstheme="majorHAnsi"/>
                <w:b/>
                <w:bCs/>
                <w:szCs w:val="20"/>
                <w:lang w:val="en-US"/>
              </w:rPr>
            </w:pPr>
            <w:r w:rsidRPr="00935FDE">
              <w:rPr>
                <w:rFonts w:asciiTheme="majorHAnsi" w:hAnsiTheme="majorHAnsi" w:cstheme="majorHAnsi"/>
                <w:b/>
                <w:bCs/>
                <w:szCs w:val="20"/>
                <w:lang w:val="en-US"/>
              </w:rPr>
              <w:t>Location</w:t>
            </w:r>
          </w:p>
        </w:tc>
      </w:tr>
      <w:tr w:rsidR="009418C8" w14:paraId="047F96FE" w14:textId="77777777">
        <w:tc>
          <w:tcPr>
            <w:tcW w:w="3233" w:type="dxa"/>
          </w:tcPr>
          <w:p w14:paraId="1315494C"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W</w:t>
            </w:r>
            <w:r w:rsidR="006140BB" w:rsidRPr="00935FDE">
              <w:rPr>
                <w:rFonts w:asciiTheme="majorHAnsi" w:hAnsiTheme="majorHAnsi" w:cstheme="majorHAnsi"/>
                <w:szCs w:val="20"/>
                <w:lang w:val="en-US"/>
              </w:rPr>
              <w:t>orld</w:t>
            </w:r>
          </w:p>
        </w:tc>
        <w:tc>
          <w:tcPr>
            <w:tcW w:w="1298" w:type="dxa"/>
          </w:tcPr>
          <w:p w14:paraId="32A99A23"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w</w:t>
            </w:r>
          </w:p>
        </w:tc>
        <w:tc>
          <w:tcPr>
            <w:tcW w:w="3402" w:type="dxa"/>
          </w:tcPr>
          <w:p w14:paraId="2F8B0D07"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0</w:t>
            </w:r>
          </w:p>
        </w:tc>
      </w:tr>
      <w:tr w:rsidR="009418C8" w14:paraId="0C87A262" w14:textId="77777777">
        <w:tc>
          <w:tcPr>
            <w:tcW w:w="3233" w:type="dxa"/>
          </w:tcPr>
          <w:p w14:paraId="2DD052C2"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Temperate forests</w:t>
            </w:r>
          </w:p>
        </w:tc>
        <w:tc>
          <w:tcPr>
            <w:tcW w:w="1298" w:type="dxa"/>
          </w:tcPr>
          <w:p w14:paraId="2C03B711"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t</w:t>
            </w:r>
            <w:r w:rsidR="006140BB" w:rsidRPr="00935FDE">
              <w:rPr>
                <w:rFonts w:asciiTheme="majorHAnsi" w:hAnsiTheme="majorHAnsi" w:cstheme="majorHAnsi"/>
                <w:szCs w:val="20"/>
                <w:lang w:val="en-US"/>
              </w:rPr>
              <w:t>ef</w:t>
            </w:r>
          </w:p>
        </w:tc>
        <w:tc>
          <w:tcPr>
            <w:tcW w:w="3402" w:type="dxa"/>
          </w:tcPr>
          <w:p w14:paraId="2592D1CE"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0</w:t>
            </w:r>
          </w:p>
        </w:tc>
      </w:tr>
      <w:tr w:rsidR="009418C8" w14:paraId="0F3627B4" w14:textId="77777777">
        <w:tc>
          <w:tcPr>
            <w:tcW w:w="3233" w:type="dxa"/>
          </w:tcPr>
          <w:p w14:paraId="4A6D3536"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T</w:t>
            </w:r>
            <w:r w:rsidR="006140BB" w:rsidRPr="00935FDE">
              <w:rPr>
                <w:rFonts w:asciiTheme="majorHAnsi" w:hAnsiTheme="majorHAnsi" w:cstheme="majorHAnsi"/>
                <w:szCs w:val="20"/>
                <w:lang w:val="en-US"/>
              </w:rPr>
              <w:t>ropical forests</w:t>
            </w:r>
          </w:p>
        </w:tc>
        <w:tc>
          <w:tcPr>
            <w:tcW w:w="1298" w:type="dxa"/>
          </w:tcPr>
          <w:p w14:paraId="5A9F2784"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t</w:t>
            </w:r>
            <w:r w:rsidR="006140BB" w:rsidRPr="00935FDE">
              <w:rPr>
                <w:rFonts w:asciiTheme="majorHAnsi" w:hAnsiTheme="majorHAnsi" w:cstheme="majorHAnsi"/>
                <w:szCs w:val="20"/>
                <w:lang w:val="en-US"/>
              </w:rPr>
              <w:t>rf</w:t>
            </w:r>
          </w:p>
        </w:tc>
        <w:tc>
          <w:tcPr>
            <w:tcW w:w="3402" w:type="dxa"/>
          </w:tcPr>
          <w:p w14:paraId="26BBD70F"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0</w:t>
            </w:r>
          </w:p>
        </w:tc>
      </w:tr>
      <w:tr w:rsidR="009418C8" w14:paraId="1F516F1F" w14:textId="77777777">
        <w:tc>
          <w:tcPr>
            <w:tcW w:w="3233" w:type="dxa"/>
          </w:tcPr>
          <w:p w14:paraId="2B9DE248"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Boreal forests</w:t>
            </w:r>
          </w:p>
        </w:tc>
        <w:tc>
          <w:tcPr>
            <w:tcW w:w="1298" w:type="dxa"/>
          </w:tcPr>
          <w:p w14:paraId="62FEBF58"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b</w:t>
            </w:r>
            <w:r w:rsidR="006140BB" w:rsidRPr="00935FDE">
              <w:rPr>
                <w:rFonts w:asciiTheme="majorHAnsi" w:hAnsiTheme="majorHAnsi" w:cstheme="majorHAnsi"/>
                <w:szCs w:val="20"/>
                <w:lang w:val="en-US"/>
              </w:rPr>
              <w:t>of</w:t>
            </w:r>
          </w:p>
        </w:tc>
        <w:tc>
          <w:tcPr>
            <w:tcW w:w="3402" w:type="dxa"/>
          </w:tcPr>
          <w:p w14:paraId="61FF6EFB"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0</w:t>
            </w:r>
          </w:p>
        </w:tc>
      </w:tr>
      <w:tr w:rsidR="009418C8" w14:paraId="620348ED" w14:textId="77777777">
        <w:tc>
          <w:tcPr>
            <w:tcW w:w="3233" w:type="dxa"/>
          </w:tcPr>
          <w:p w14:paraId="1220CD3C"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Europe</w:t>
            </w:r>
          </w:p>
        </w:tc>
        <w:tc>
          <w:tcPr>
            <w:tcW w:w="1298" w:type="dxa"/>
          </w:tcPr>
          <w:p w14:paraId="0F6E2987"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e</w:t>
            </w:r>
            <w:r w:rsidR="006140BB" w:rsidRPr="00935FDE">
              <w:rPr>
                <w:rFonts w:asciiTheme="majorHAnsi" w:hAnsiTheme="majorHAnsi" w:cstheme="majorHAnsi"/>
                <w:szCs w:val="20"/>
                <w:lang w:val="en-US"/>
              </w:rPr>
              <w:t>ur</w:t>
            </w:r>
          </w:p>
        </w:tc>
        <w:tc>
          <w:tcPr>
            <w:tcW w:w="3402" w:type="dxa"/>
          </w:tcPr>
          <w:p w14:paraId="103BD26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Europe</w:t>
            </w:r>
          </w:p>
        </w:tc>
      </w:tr>
      <w:tr w:rsidR="009418C8" w:rsidRPr="002257BC" w14:paraId="1F7C878A" w14:textId="77777777">
        <w:tc>
          <w:tcPr>
            <w:tcW w:w="3233" w:type="dxa"/>
          </w:tcPr>
          <w:p w14:paraId="33119CF1"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w:t>
            </w:r>
          </w:p>
        </w:tc>
        <w:tc>
          <w:tcPr>
            <w:tcW w:w="1298" w:type="dxa"/>
          </w:tcPr>
          <w:p w14:paraId="45BE9228"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c</w:t>
            </w:r>
            <w:r w:rsidR="006140BB" w:rsidRPr="00935FDE">
              <w:rPr>
                <w:rFonts w:asciiTheme="majorHAnsi" w:hAnsiTheme="majorHAnsi" w:cstheme="majorHAnsi"/>
                <w:szCs w:val="20"/>
                <w:lang w:val="en-US"/>
              </w:rPr>
              <w:t>oy</w:t>
            </w:r>
          </w:p>
        </w:tc>
        <w:tc>
          <w:tcPr>
            <w:tcW w:w="3402" w:type="dxa"/>
          </w:tcPr>
          <w:p w14:paraId="3AF9E2BF"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 or upper common administrative unit if several countries</w:t>
            </w:r>
          </w:p>
        </w:tc>
      </w:tr>
      <w:tr w:rsidR="009418C8" w14:paraId="5E81997C" w14:textId="77777777">
        <w:tc>
          <w:tcPr>
            <w:tcW w:w="3233" w:type="dxa"/>
          </w:tcPr>
          <w:p w14:paraId="07687DEC"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R</w:t>
            </w:r>
            <w:r w:rsidR="006140BB" w:rsidRPr="00935FDE">
              <w:rPr>
                <w:rFonts w:asciiTheme="majorHAnsi" w:hAnsiTheme="majorHAnsi" w:cstheme="majorHAnsi"/>
                <w:szCs w:val="20"/>
                <w:lang w:val="en-US"/>
              </w:rPr>
              <w:t>egion or other subnational administrative unit</w:t>
            </w:r>
          </w:p>
        </w:tc>
        <w:tc>
          <w:tcPr>
            <w:tcW w:w="1298" w:type="dxa"/>
          </w:tcPr>
          <w:p w14:paraId="4EB37078"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r</w:t>
            </w:r>
            <w:r w:rsidR="006140BB" w:rsidRPr="00935FDE">
              <w:rPr>
                <w:rFonts w:asciiTheme="majorHAnsi" w:hAnsiTheme="majorHAnsi" w:cstheme="majorHAnsi"/>
                <w:szCs w:val="20"/>
                <w:lang w:val="en-US"/>
              </w:rPr>
              <w:t>eg</w:t>
            </w:r>
          </w:p>
        </w:tc>
        <w:tc>
          <w:tcPr>
            <w:tcW w:w="3402" w:type="dxa"/>
          </w:tcPr>
          <w:p w14:paraId="54EE8C1A"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 of the study</w:t>
            </w:r>
          </w:p>
        </w:tc>
      </w:tr>
      <w:tr w:rsidR="009418C8" w14:paraId="342A4371" w14:textId="77777777">
        <w:tc>
          <w:tcPr>
            <w:tcW w:w="3233" w:type="dxa"/>
          </w:tcPr>
          <w:p w14:paraId="2CEA144C"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C</w:t>
            </w:r>
            <w:r w:rsidR="006140BB" w:rsidRPr="00935FDE">
              <w:rPr>
                <w:rFonts w:asciiTheme="majorHAnsi" w:hAnsiTheme="majorHAnsi" w:cstheme="majorHAnsi"/>
                <w:szCs w:val="20"/>
                <w:lang w:val="en-US"/>
              </w:rPr>
              <w:t>ity</w:t>
            </w:r>
          </w:p>
        </w:tc>
        <w:tc>
          <w:tcPr>
            <w:tcW w:w="1298" w:type="dxa"/>
          </w:tcPr>
          <w:p w14:paraId="2B1970D1"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c</w:t>
            </w:r>
            <w:r w:rsidR="006140BB" w:rsidRPr="00935FDE">
              <w:rPr>
                <w:rFonts w:asciiTheme="majorHAnsi" w:hAnsiTheme="majorHAnsi" w:cstheme="majorHAnsi"/>
                <w:szCs w:val="20"/>
                <w:lang w:val="en-US"/>
              </w:rPr>
              <w:t>it</w:t>
            </w:r>
          </w:p>
        </w:tc>
        <w:tc>
          <w:tcPr>
            <w:tcW w:w="3402" w:type="dxa"/>
          </w:tcPr>
          <w:p w14:paraId="0A09C72A"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 of the study</w:t>
            </w:r>
          </w:p>
        </w:tc>
      </w:tr>
      <w:tr w:rsidR="009418C8" w:rsidRPr="002257BC" w14:paraId="433E7A30" w14:textId="77777777">
        <w:tc>
          <w:tcPr>
            <w:tcW w:w="3233" w:type="dxa"/>
          </w:tcPr>
          <w:p w14:paraId="546A0DD5"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Single forest stand</w:t>
            </w:r>
          </w:p>
        </w:tc>
        <w:tc>
          <w:tcPr>
            <w:tcW w:w="1298" w:type="dxa"/>
          </w:tcPr>
          <w:p w14:paraId="03A17EAC"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s</w:t>
            </w:r>
            <w:r w:rsidR="006140BB" w:rsidRPr="00935FDE">
              <w:rPr>
                <w:rFonts w:asciiTheme="majorHAnsi" w:hAnsiTheme="majorHAnsi" w:cstheme="majorHAnsi"/>
                <w:szCs w:val="20"/>
                <w:lang w:val="en-US"/>
              </w:rPr>
              <w:t>td</w:t>
            </w:r>
          </w:p>
        </w:tc>
        <w:tc>
          <w:tcPr>
            <w:tcW w:w="3402" w:type="dxa"/>
          </w:tcPr>
          <w:p w14:paraId="65853B3D"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 where the stand is located</w:t>
            </w:r>
          </w:p>
        </w:tc>
      </w:tr>
      <w:tr w:rsidR="009418C8" w14:paraId="52BA5CA4" w14:textId="77777777">
        <w:tc>
          <w:tcPr>
            <w:tcW w:w="3233" w:type="dxa"/>
          </w:tcPr>
          <w:p w14:paraId="4EE253E9"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I</w:t>
            </w:r>
            <w:r w:rsidR="006140BB" w:rsidRPr="00935FDE">
              <w:rPr>
                <w:rFonts w:asciiTheme="majorHAnsi" w:hAnsiTheme="majorHAnsi" w:cstheme="majorHAnsi"/>
                <w:szCs w:val="20"/>
                <w:lang w:val="en-US"/>
              </w:rPr>
              <w:t>ndividual product</w:t>
            </w:r>
          </w:p>
        </w:tc>
        <w:tc>
          <w:tcPr>
            <w:tcW w:w="1298" w:type="dxa"/>
          </w:tcPr>
          <w:p w14:paraId="5BB9EEA1" w14:textId="77777777" w:rsidR="009418C8" w:rsidRPr="00935FDE" w:rsidRDefault="000748FD">
            <w:pPr>
              <w:rPr>
                <w:rFonts w:asciiTheme="majorHAnsi" w:hAnsiTheme="majorHAnsi" w:cstheme="majorHAnsi"/>
                <w:szCs w:val="20"/>
                <w:lang w:val="en-US"/>
              </w:rPr>
            </w:pPr>
            <w:r w:rsidRPr="00935FDE">
              <w:rPr>
                <w:rFonts w:asciiTheme="majorHAnsi" w:hAnsiTheme="majorHAnsi" w:cstheme="majorHAnsi"/>
                <w:szCs w:val="20"/>
                <w:lang w:val="en-US"/>
              </w:rPr>
              <w:t>p</w:t>
            </w:r>
            <w:r w:rsidR="006140BB" w:rsidRPr="00935FDE">
              <w:rPr>
                <w:rFonts w:asciiTheme="majorHAnsi" w:hAnsiTheme="majorHAnsi" w:cstheme="majorHAnsi"/>
                <w:szCs w:val="20"/>
                <w:lang w:val="en-US"/>
              </w:rPr>
              <w:t>rd</w:t>
            </w:r>
          </w:p>
        </w:tc>
        <w:tc>
          <w:tcPr>
            <w:tcW w:w="3402" w:type="dxa"/>
          </w:tcPr>
          <w:p w14:paraId="0704804A"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Country of the study</w:t>
            </w:r>
          </w:p>
        </w:tc>
      </w:tr>
    </w:tbl>
    <w:p w14:paraId="5280DD8A" w14:textId="77777777" w:rsidR="009418C8" w:rsidRDefault="009418C8">
      <w:pPr>
        <w:rPr>
          <w:rFonts w:asciiTheme="majorHAnsi" w:hAnsiTheme="majorHAnsi" w:cstheme="majorHAnsi"/>
          <w:sz w:val="22"/>
          <w:szCs w:val="22"/>
          <w:lang w:val="en-US"/>
        </w:rPr>
      </w:pPr>
    </w:p>
    <w:p w14:paraId="34BFC86E" w14:textId="77777777" w:rsidR="009418C8" w:rsidRDefault="006140BB" w:rsidP="003B63DB">
      <w:pPr>
        <w:pStyle w:val="Titre3"/>
        <w:rPr>
          <w:lang w:val="en-US"/>
        </w:rPr>
      </w:pPr>
      <w:bookmarkStart w:id="46" w:name="_Toc193466887"/>
      <w:r>
        <w:rPr>
          <w:lang w:val="en-US"/>
        </w:rPr>
        <w:t>Time period of the study</w:t>
      </w:r>
      <w:bookmarkEnd w:id="46"/>
    </w:p>
    <w:p w14:paraId="3C7900DF"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The time frame of the study is recorded in columns ‘time_start’, ‘time_end’ and ‘time_length’ depending on the type of data available in the publication. If start time (or end time) is expressed as an interval (eg. 2014-2018), use the middle of the interval (here 2016). If there is no indication of time, set time_length to 0. If there is an indication of time length but not of the start and end times, set time_start and time_end to 0 and time_length to the reported value.</w:t>
      </w:r>
    </w:p>
    <w:p w14:paraId="09234DD9" w14:textId="77777777" w:rsidR="009418C8" w:rsidRDefault="009418C8">
      <w:pPr>
        <w:rPr>
          <w:rFonts w:asciiTheme="majorHAnsi" w:hAnsiTheme="majorHAnsi" w:cstheme="majorHAnsi"/>
          <w:sz w:val="22"/>
          <w:szCs w:val="22"/>
          <w:lang w:val="en-US"/>
        </w:rPr>
      </w:pPr>
    </w:p>
    <w:p w14:paraId="2A6E215A" w14:textId="77777777" w:rsidR="009418C8" w:rsidRDefault="006140BB" w:rsidP="003B63DB">
      <w:pPr>
        <w:pStyle w:val="Titre3"/>
        <w:rPr>
          <w:lang w:val="en-US"/>
        </w:rPr>
      </w:pPr>
      <w:bookmarkStart w:id="47" w:name="_Toc193466888"/>
      <w:r>
        <w:rPr>
          <w:lang w:val="en-US"/>
        </w:rPr>
        <w:t>Wood sector boundaries considered in the study</w:t>
      </w:r>
      <w:bookmarkEnd w:id="47"/>
    </w:p>
    <w:p w14:paraId="5E0230EA"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The fraction of the wood sector addressed in the recorded comparison is recorded in the section ‘Wood sector boundaries’. This section refers to the type of product considered, that is the category of wood product involved in the change in practices or surrounding conditions. Types of products </w:t>
      </w:r>
      <w:r>
        <w:rPr>
          <w:rFonts w:asciiTheme="majorHAnsi" w:eastAsiaTheme="minorEastAsia" w:hAnsiTheme="majorHAnsi" w:cstheme="majorHAnsi"/>
          <w:b/>
          <w:bCs/>
          <w:sz w:val="22"/>
          <w:szCs w:val="22"/>
          <w:lang w:val="en-US"/>
        </w:rPr>
        <w:t>not affected by the driver change</w:t>
      </w:r>
      <w:r>
        <w:rPr>
          <w:rFonts w:asciiTheme="majorHAnsi" w:eastAsiaTheme="minorEastAsia" w:hAnsiTheme="majorHAnsi" w:cstheme="majorHAnsi"/>
          <w:sz w:val="22"/>
          <w:szCs w:val="22"/>
          <w:lang w:val="en-US"/>
        </w:rPr>
        <w:t xml:space="preserve"> are noted with 0, types of products affected are noted with 1. “Upstream” means that the study is not focused on a specific type of wood product, but rather on changes in harvest level/practices which may in turn affect the volumes of all product types without this being explicitly described. </w:t>
      </w:r>
      <w:r w:rsidRPr="005E4C9C">
        <w:rPr>
          <w:rFonts w:ascii="Calibri Light" w:eastAsia="Calibri Light" w:hAnsi="Calibri Light" w:cs="Calibri Light"/>
          <w:color w:val="000000"/>
          <w:sz w:val="22"/>
          <w:lang w:val="en-GB"/>
        </w:rPr>
        <w:t>“Economy_sector” means that the study computes a carbon budget that goes beyond the wood sector (eg. energy production including a mix of feedstocks, wood being one of them but never the only one).</w:t>
      </w:r>
    </w:p>
    <w:p w14:paraId="151B7C31" w14:textId="77777777" w:rsidR="009418C8" w:rsidRDefault="009418C8">
      <w:pPr>
        <w:rPr>
          <w:lang w:val="en-US"/>
        </w:rPr>
      </w:pPr>
    </w:p>
    <w:p w14:paraId="5A782EF4" w14:textId="77777777" w:rsidR="009418C8" w:rsidRDefault="006140BB" w:rsidP="003B63DB">
      <w:pPr>
        <w:pStyle w:val="Titre2"/>
        <w:rPr>
          <w:lang w:val="en-US"/>
        </w:rPr>
      </w:pPr>
      <w:bookmarkStart w:id="48" w:name="_Toc193466889"/>
      <w:r>
        <w:rPr>
          <w:lang w:val="en-US"/>
        </w:rPr>
        <w:t>C pools and fluxes accounted for in the study</w:t>
      </w:r>
      <w:bookmarkEnd w:id="48"/>
    </w:p>
    <w:p w14:paraId="4FAE2799"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The objective of the recording of these metadata is to be able to identify a relationship between boundaries of the model and substitution estimates. All accounted processes are listed, organized by biogenic, and external energy-related. </w:t>
      </w:r>
    </w:p>
    <w:p w14:paraId="6731F411" w14:textId="77777777" w:rsidR="009418C8" w:rsidRDefault="009418C8">
      <w:pPr>
        <w:rPr>
          <w:rFonts w:asciiTheme="majorHAnsi" w:hAnsiTheme="majorHAnsi" w:cstheme="majorHAnsi"/>
          <w:sz w:val="22"/>
          <w:szCs w:val="22"/>
          <w:lang w:val="en-US"/>
        </w:rPr>
      </w:pPr>
    </w:p>
    <w:p w14:paraId="026D2811" w14:textId="77777777" w:rsidR="009418C8" w:rsidRDefault="006140BB">
      <w:pPr>
        <w:rPr>
          <w:rFonts w:asciiTheme="majorHAnsi" w:eastAsia="Noto Sans CJK SC Regular" w:hAnsiTheme="majorHAnsi" w:cstheme="majorHAnsi"/>
          <w:i/>
          <w:iCs/>
          <w:sz w:val="22"/>
          <w:szCs w:val="22"/>
          <w:lang w:val="en-US" w:eastAsia="zh-CN" w:bidi="hi-IN"/>
        </w:rPr>
      </w:pPr>
      <w:r>
        <w:rPr>
          <w:rFonts w:asciiTheme="majorHAnsi" w:hAnsiTheme="majorHAnsi" w:cstheme="majorHAnsi"/>
          <w:sz w:val="22"/>
          <w:szCs w:val="22"/>
          <w:lang w:val="en-US"/>
        </w:rPr>
        <w:br w:type="page" w:clear="all"/>
      </w:r>
    </w:p>
    <w:p w14:paraId="30A6B944" w14:textId="77777777" w:rsidR="009418C8" w:rsidRDefault="006140BB">
      <w:pPr>
        <w:pStyle w:val="Lgende"/>
        <w:keepNext/>
        <w:rPr>
          <w:lang w:val="en-US"/>
        </w:rPr>
      </w:pPr>
      <w:bookmarkStart w:id="49" w:name="_Toc193466871"/>
      <w:r>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3B63DB">
        <w:rPr>
          <w:noProof/>
          <w:lang w:val="en-US"/>
        </w:rPr>
        <w:t>8</w:t>
      </w:r>
      <w:r>
        <w:rPr>
          <w:lang w:val="en-US"/>
        </w:rPr>
        <w:fldChar w:fldCharType="end"/>
      </w:r>
      <w:r>
        <w:rPr>
          <w:lang w:val="en-US"/>
        </w:rPr>
        <w:t xml:space="preserve"> : Process boundaries included in the model</w:t>
      </w:r>
      <w:bookmarkEnd w:id="49"/>
    </w:p>
    <w:tbl>
      <w:tblPr>
        <w:tblStyle w:val="Grilledutableau"/>
        <w:tblW w:w="9776" w:type="dxa"/>
        <w:tblLook w:val="04A0" w:firstRow="1" w:lastRow="0" w:firstColumn="1" w:lastColumn="0" w:noHBand="0" w:noVBand="1"/>
      </w:tblPr>
      <w:tblGrid>
        <w:gridCol w:w="1368"/>
        <w:gridCol w:w="2137"/>
        <w:gridCol w:w="2586"/>
        <w:gridCol w:w="3685"/>
      </w:tblGrid>
      <w:tr w:rsidR="009418C8" w14:paraId="24B56ED4" w14:textId="77777777">
        <w:tc>
          <w:tcPr>
            <w:tcW w:w="1368" w:type="dxa"/>
          </w:tcPr>
          <w:p w14:paraId="071E3C2D"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Category</w:t>
            </w:r>
          </w:p>
        </w:tc>
        <w:tc>
          <w:tcPr>
            <w:tcW w:w="2137" w:type="dxa"/>
          </w:tcPr>
          <w:p w14:paraId="2DF745FE"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Column name</w:t>
            </w:r>
          </w:p>
        </w:tc>
        <w:tc>
          <w:tcPr>
            <w:tcW w:w="2586" w:type="dxa"/>
          </w:tcPr>
          <w:p w14:paraId="0244EB3B"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Detailed name</w:t>
            </w:r>
          </w:p>
        </w:tc>
        <w:tc>
          <w:tcPr>
            <w:tcW w:w="3685" w:type="dxa"/>
          </w:tcPr>
          <w:p w14:paraId="2900F4A0"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When to set a 1?</w:t>
            </w:r>
          </w:p>
        </w:tc>
      </w:tr>
      <w:tr w:rsidR="00DE6EDA" w:rsidRPr="002257BC" w14:paraId="5080AC50" w14:textId="77777777">
        <w:tc>
          <w:tcPr>
            <w:tcW w:w="1368" w:type="dxa"/>
            <w:vMerge w:val="restart"/>
          </w:tcPr>
          <w:p w14:paraId="5F69772E"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Biogenic C processes</w:t>
            </w:r>
          </w:p>
        </w:tc>
        <w:tc>
          <w:tcPr>
            <w:tcW w:w="2137" w:type="dxa"/>
          </w:tcPr>
          <w:p w14:paraId="6C0E1A71"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soilC</w:t>
            </w:r>
          </w:p>
        </w:tc>
        <w:tc>
          <w:tcPr>
            <w:tcW w:w="2586" w:type="dxa"/>
          </w:tcPr>
          <w:p w14:paraId="74194F1E"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Soil+litter+deadwood sequestration</w:t>
            </w:r>
          </w:p>
        </w:tc>
        <w:tc>
          <w:tcPr>
            <w:tcW w:w="3685" w:type="dxa"/>
          </w:tcPr>
          <w:p w14:paraId="09FD2BA9"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Is one of these reservoirs accounted for? Litter refers here to litter from natural processes. Judgment expert may be used based on the understanding of the model used</w:t>
            </w:r>
          </w:p>
        </w:tc>
      </w:tr>
      <w:tr w:rsidR="00DE6EDA" w:rsidRPr="002257BC" w14:paraId="7B782C4C" w14:textId="77777777">
        <w:tc>
          <w:tcPr>
            <w:tcW w:w="1368" w:type="dxa"/>
            <w:vMerge/>
          </w:tcPr>
          <w:p w14:paraId="735F628F" w14:textId="77777777" w:rsidR="00DE6EDA" w:rsidRPr="00935FDE" w:rsidRDefault="00DE6EDA">
            <w:pPr>
              <w:rPr>
                <w:szCs w:val="20"/>
                <w:lang w:val="en-US"/>
              </w:rPr>
            </w:pPr>
          </w:p>
        </w:tc>
        <w:tc>
          <w:tcPr>
            <w:tcW w:w="2137" w:type="dxa"/>
          </w:tcPr>
          <w:p w14:paraId="2D54FE90"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Harv_residues</w:t>
            </w:r>
          </w:p>
        </w:tc>
        <w:tc>
          <w:tcPr>
            <w:tcW w:w="2586" w:type="dxa"/>
          </w:tcPr>
          <w:p w14:paraId="30B6A278"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Harvest residues emissions</w:t>
            </w:r>
          </w:p>
        </w:tc>
        <w:tc>
          <w:tcPr>
            <w:tcW w:w="3685" w:type="dxa"/>
          </w:tcPr>
          <w:p w14:paraId="6983AC5C"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Covers residues resulting from management practices</w:t>
            </w:r>
          </w:p>
        </w:tc>
      </w:tr>
      <w:tr w:rsidR="00DE6EDA" w:rsidRPr="002257BC" w14:paraId="5A9193C0" w14:textId="77777777">
        <w:tc>
          <w:tcPr>
            <w:tcW w:w="1368" w:type="dxa"/>
            <w:vMerge/>
          </w:tcPr>
          <w:p w14:paraId="4C484882" w14:textId="77777777" w:rsidR="00DE6EDA" w:rsidRPr="00935FDE" w:rsidRDefault="00DE6EDA">
            <w:pPr>
              <w:rPr>
                <w:szCs w:val="20"/>
                <w:lang w:val="en-US"/>
              </w:rPr>
            </w:pPr>
          </w:p>
        </w:tc>
        <w:tc>
          <w:tcPr>
            <w:tcW w:w="2137" w:type="dxa"/>
          </w:tcPr>
          <w:p w14:paraId="0C128875"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Live_biomass_C</w:t>
            </w:r>
          </w:p>
        </w:tc>
        <w:tc>
          <w:tcPr>
            <w:tcW w:w="2586" w:type="dxa"/>
          </w:tcPr>
          <w:p w14:paraId="3E09B331"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Live biomass sequestration</w:t>
            </w:r>
          </w:p>
        </w:tc>
        <w:tc>
          <w:tcPr>
            <w:tcW w:w="3685" w:type="dxa"/>
          </w:tcPr>
          <w:p w14:paraId="152C2B9B"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Covers above and below-ground biomass</w:t>
            </w:r>
          </w:p>
        </w:tc>
      </w:tr>
      <w:tr w:rsidR="00DE6EDA" w:rsidRPr="002257BC" w14:paraId="20461555" w14:textId="77777777">
        <w:tc>
          <w:tcPr>
            <w:tcW w:w="1368" w:type="dxa"/>
            <w:vMerge/>
          </w:tcPr>
          <w:p w14:paraId="1DDE20AB" w14:textId="77777777" w:rsidR="00DE6EDA" w:rsidRPr="00935FDE" w:rsidRDefault="00DE6EDA">
            <w:pPr>
              <w:rPr>
                <w:szCs w:val="20"/>
                <w:lang w:val="en-US"/>
              </w:rPr>
            </w:pPr>
          </w:p>
        </w:tc>
        <w:tc>
          <w:tcPr>
            <w:tcW w:w="2137" w:type="dxa"/>
          </w:tcPr>
          <w:p w14:paraId="6D97F385"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Product_storage_C</w:t>
            </w:r>
          </w:p>
        </w:tc>
        <w:tc>
          <w:tcPr>
            <w:tcW w:w="2586" w:type="dxa"/>
          </w:tcPr>
          <w:p w14:paraId="79662661"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Biogenic C storage in the HWP</w:t>
            </w:r>
          </w:p>
        </w:tc>
        <w:tc>
          <w:tcPr>
            <w:tcW w:w="3685" w:type="dxa"/>
          </w:tcPr>
          <w:p w14:paraId="5EDB5B2F"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 xml:space="preserve">Is the storage of biogenic C in HWP accounted for? </w:t>
            </w:r>
          </w:p>
        </w:tc>
      </w:tr>
      <w:tr w:rsidR="00DE6EDA" w:rsidRPr="002257BC" w14:paraId="7278ECA6" w14:textId="77777777">
        <w:tc>
          <w:tcPr>
            <w:tcW w:w="1368" w:type="dxa"/>
            <w:vMerge/>
          </w:tcPr>
          <w:p w14:paraId="3BAD3000" w14:textId="77777777" w:rsidR="00DE6EDA" w:rsidRPr="00935FDE" w:rsidRDefault="00DE6EDA">
            <w:pPr>
              <w:rPr>
                <w:szCs w:val="20"/>
                <w:lang w:val="en-US"/>
              </w:rPr>
            </w:pPr>
          </w:p>
        </w:tc>
        <w:tc>
          <w:tcPr>
            <w:tcW w:w="2137" w:type="dxa"/>
          </w:tcPr>
          <w:p w14:paraId="7E174CD5"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Eol_biogenic</w:t>
            </w:r>
          </w:p>
        </w:tc>
        <w:tc>
          <w:tcPr>
            <w:tcW w:w="2586" w:type="dxa"/>
          </w:tcPr>
          <w:p w14:paraId="5EEB899A"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HWP end of life C release</w:t>
            </w:r>
            <w:r w:rsidR="009E3287" w:rsidRPr="00935FDE">
              <w:rPr>
                <w:rFonts w:asciiTheme="majorHAnsi" w:hAnsiTheme="majorHAnsi" w:cstheme="majorHAnsi"/>
                <w:szCs w:val="20"/>
                <w:lang w:val="en-US"/>
              </w:rPr>
              <w:t xml:space="preserve"> (emissions)</w:t>
            </w:r>
          </w:p>
        </w:tc>
        <w:tc>
          <w:tcPr>
            <w:tcW w:w="3685" w:type="dxa"/>
          </w:tcPr>
          <w:p w14:paraId="0D0ACD76"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 xml:space="preserve">Is the release of the C content of HWP at the end-of-life accounted for? The alternative is the C neutral assumption of wood products. </w:t>
            </w:r>
          </w:p>
        </w:tc>
      </w:tr>
      <w:tr w:rsidR="00DE6EDA" w:rsidRPr="002257BC" w14:paraId="5DB65510" w14:textId="77777777">
        <w:tc>
          <w:tcPr>
            <w:tcW w:w="1368" w:type="dxa"/>
            <w:vMerge/>
          </w:tcPr>
          <w:p w14:paraId="241B92C5" w14:textId="77777777" w:rsidR="00DE6EDA" w:rsidRPr="00935FDE" w:rsidRDefault="00DE6EDA">
            <w:pPr>
              <w:rPr>
                <w:szCs w:val="20"/>
                <w:lang w:val="en-US"/>
              </w:rPr>
            </w:pPr>
          </w:p>
        </w:tc>
        <w:tc>
          <w:tcPr>
            <w:tcW w:w="2137" w:type="dxa"/>
          </w:tcPr>
          <w:p w14:paraId="50DA49C9"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Off_product_biogenic</w:t>
            </w:r>
          </w:p>
        </w:tc>
        <w:tc>
          <w:tcPr>
            <w:tcW w:w="2586" w:type="dxa"/>
          </w:tcPr>
          <w:p w14:paraId="614D8307"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Biogenic C benefits after product end-of-life due to recycling or avoided emissions</w:t>
            </w:r>
          </w:p>
        </w:tc>
        <w:tc>
          <w:tcPr>
            <w:tcW w:w="3685" w:type="dxa"/>
          </w:tcPr>
          <w:p w14:paraId="75A889AB" w14:textId="77777777" w:rsidR="00DE6EDA" w:rsidRPr="00935FDE" w:rsidRDefault="00DE6EDA">
            <w:pPr>
              <w:rPr>
                <w:rFonts w:asciiTheme="majorHAnsi" w:hAnsiTheme="majorHAnsi" w:cstheme="majorHAnsi"/>
                <w:szCs w:val="20"/>
                <w:lang w:val="en-US"/>
              </w:rPr>
            </w:pPr>
            <w:r w:rsidRPr="00935FDE">
              <w:rPr>
                <w:rFonts w:asciiTheme="majorHAnsi" w:hAnsiTheme="majorHAnsi" w:cstheme="majorHAnsi"/>
                <w:szCs w:val="20"/>
                <w:lang w:val="en-US"/>
              </w:rPr>
              <w:t>Are the C benefits beyond the product itself taken into account? For example C benefit from recycling or avoided emissions in other sector?</w:t>
            </w:r>
          </w:p>
        </w:tc>
      </w:tr>
      <w:tr w:rsidR="009418C8" w:rsidRPr="002257BC" w14:paraId="1D8B0636" w14:textId="77777777">
        <w:tc>
          <w:tcPr>
            <w:tcW w:w="1368" w:type="dxa"/>
            <w:vMerge w:val="restart"/>
          </w:tcPr>
          <w:p w14:paraId="36EA2F0A"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External energy</w:t>
            </w:r>
          </w:p>
        </w:tc>
        <w:tc>
          <w:tcPr>
            <w:tcW w:w="2137" w:type="dxa"/>
          </w:tcPr>
          <w:p w14:paraId="511B5F82"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Forestry_emiss</w:t>
            </w:r>
          </w:p>
        </w:tc>
        <w:tc>
          <w:tcPr>
            <w:tcW w:w="2586" w:type="dxa"/>
          </w:tcPr>
          <w:p w14:paraId="222BE601"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Forest operations </w:t>
            </w:r>
          </w:p>
        </w:tc>
        <w:tc>
          <w:tcPr>
            <w:tcW w:w="3685" w:type="dxa"/>
            <w:vMerge w:val="restart"/>
          </w:tcPr>
          <w:p w14:paraId="09237DCC"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Which life cycle stages are accounted for with respect to external energy needs and C-intensive processes?</w:t>
            </w:r>
          </w:p>
          <w:p w14:paraId="319DAEE3" w14:textId="77777777" w:rsidR="009418C8" w:rsidRPr="00935FDE" w:rsidRDefault="009418C8">
            <w:pPr>
              <w:rPr>
                <w:rFonts w:asciiTheme="majorHAnsi" w:hAnsiTheme="majorHAnsi" w:cstheme="majorHAnsi"/>
                <w:szCs w:val="20"/>
                <w:lang w:val="en-US"/>
              </w:rPr>
            </w:pPr>
          </w:p>
          <w:p w14:paraId="094B01A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Manufacturing_emiss or </w:t>
            </w:r>
            <w:r w:rsidR="00030A3A" w:rsidRPr="00935FDE">
              <w:rPr>
                <w:rFonts w:asciiTheme="majorHAnsi" w:hAnsiTheme="majorHAnsi" w:cstheme="majorHAnsi"/>
                <w:szCs w:val="20"/>
                <w:lang w:val="en-US"/>
              </w:rPr>
              <w:t>m</w:t>
            </w:r>
            <w:r w:rsidRPr="00935FDE">
              <w:rPr>
                <w:rFonts w:asciiTheme="majorHAnsi" w:hAnsiTheme="majorHAnsi" w:cstheme="majorHAnsi"/>
                <w:szCs w:val="20"/>
                <w:lang w:val="en-US"/>
              </w:rPr>
              <w:t>aintenance_emiss are</w:t>
            </w:r>
            <w:r w:rsidR="00B63842">
              <w:rPr>
                <w:rFonts w:asciiTheme="majorHAnsi" w:hAnsiTheme="majorHAnsi" w:cstheme="majorHAnsi"/>
                <w:szCs w:val="20"/>
                <w:lang w:val="en-US"/>
              </w:rPr>
              <w:t xml:space="preserve"> ticked if such emissions are explicitly accounted for. W</w:t>
            </w:r>
            <w:r w:rsidRPr="00935FDE">
              <w:rPr>
                <w:rFonts w:asciiTheme="majorHAnsi" w:hAnsiTheme="majorHAnsi" w:cstheme="majorHAnsi"/>
                <w:szCs w:val="20"/>
                <w:lang w:val="en-US"/>
              </w:rPr>
              <w:t xml:space="preserve">here a substitution effect is accounted for (eg. </w:t>
            </w:r>
            <w:r w:rsidR="00B63842" w:rsidRPr="00935FDE">
              <w:rPr>
                <w:rFonts w:asciiTheme="majorHAnsi" w:hAnsiTheme="majorHAnsi" w:cstheme="majorHAnsi"/>
                <w:szCs w:val="20"/>
                <w:lang w:val="en-US"/>
              </w:rPr>
              <w:t>F</w:t>
            </w:r>
            <w:r w:rsidRPr="00935FDE">
              <w:rPr>
                <w:rFonts w:asciiTheme="majorHAnsi" w:hAnsiTheme="majorHAnsi" w:cstheme="majorHAnsi"/>
                <w:szCs w:val="20"/>
                <w:lang w:val="en-US"/>
              </w:rPr>
              <w:t>ossil fuel used for transportation/heating/cement production/</w:t>
            </w:r>
            <w:r w:rsidR="00B63842">
              <w:rPr>
                <w:rFonts w:asciiTheme="majorHAnsi" w:hAnsiTheme="majorHAnsi" w:cstheme="majorHAnsi"/>
                <w:szCs w:val="20"/>
                <w:lang w:val="en-US"/>
              </w:rPr>
              <w:t>…</w:t>
            </w:r>
            <w:r w:rsidRPr="00935FDE">
              <w:rPr>
                <w:rFonts w:asciiTheme="majorHAnsi" w:hAnsiTheme="majorHAnsi" w:cstheme="majorHAnsi"/>
                <w:szCs w:val="20"/>
                <w:lang w:val="en-US"/>
              </w:rPr>
              <w:t xml:space="preserve"> in the reference scenario)</w:t>
            </w:r>
            <w:r w:rsidR="00B63842">
              <w:rPr>
                <w:rFonts w:asciiTheme="majorHAnsi" w:hAnsiTheme="majorHAnsi" w:cstheme="majorHAnsi"/>
                <w:szCs w:val="20"/>
                <w:lang w:val="en-US"/>
              </w:rPr>
              <w:t xml:space="preserve"> these processes are implicitly included and the corresponding items must be ticked as well</w:t>
            </w:r>
            <w:r w:rsidRPr="00935FDE">
              <w:rPr>
                <w:rFonts w:asciiTheme="majorHAnsi" w:hAnsiTheme="majorHAnsi" w:cstheme="majorHAnsi"/>
                <w:szCs w:val="20"/>
                <w:lang w:val="en-US"/>
              </w:rPr>
              <w:t>.</w:t>
            </w:r>
          </w:p>
        </w:tc>
      </w:tr>
      <w:tr w:rsidR="009418C8" w:rsidRPr="002257BC" w14:paraId="0044E773" w14:textId="77777777">
        <w:tc>
          <w:tcPr>
            <w:tcW w:w="1368" w:type="dxa"/>
            <w:vMerge/>
          </w:tcPr>
          <w:p w14:paraId="797A1556" w14:textId="77777777" w:rsidR="009418C8" w:rsidRDefault="009418C8">
            <w:pPr>
              <w:rPr>
                <w:lang w:val="en-US"/>
              </w:rPr>
            </w:pPr>
          </w:p>
        </w:tc>
        <w:tc>
          <w:tcPr>
            <w:tcW w:w="2137" w:type="dxa"/>
          </w:tcPr>
          <w:p w14:paraId="5B918EA2"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Manufacturing_emiss</w:t>
            </w:r>
          </w:p>
        </w:tc>
        <w:tc>
          <w:tcPr>
            <w:tcW w:w="2586" w:type="dxa"/>
          </w:tcPr>
          <w:p w14:paraId="7A19C992"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Manufacturing including transport from the forest to the mill, and from the mill to the users</w:t>
            </w:r>
          </w:p>
        </w:tc>
        <w:tc>
          <w:tcPr>
            <w:tcW w:w="3685" w:type="dxa"/>
            <w:vMerge/>
          </w:tcPr>
          <w:p w14:paraId="4A56D562" w14:textId="77777777" w:rsidR="009418C8" w:rsidRDefault="009418C8">
            <w:pPr>
              <w:rPr>
                <w:lang w:val="en-US"/>
              </w:rPr>
            </w:pPr>
          </w:p>
        </w:tc>
      </w:tr>
      <w:tr w:rsidR="009418C8" w14:paraId="163D5C43" w14:textId="77777777">
        <w:tc>
          <w:tcPr>
            <w:tcW w:w="1368" w:type="dxa"/>
            <w:vMerge/>
          </w:tcPr>
          <w:p w14:paraId="6E6FC7E5" w14:textId="77777777" w:rsidR="009418C8" w:rsidRDefault="009418C8">
            <w:pPr>
              <w:rPr>
                <w:lang w:val="en-US"/>
              </w:rPr>
            </w:pPr>
          </w:p>
        </w:tc>
        <w:tc>
          <w:tcPr>
            <w:tcW w:w="2137" w:type="dxa"/>
          </w:tcPr>
          <w:p w14:paraId="515480F8"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Maintenance_emiss</w:t>
            </w:r>
          </w:p>
        </w:tc>
        <w:tc>
          <w:tcPr>
            <w:tcW w:w="2586" w:type="dxa"/>
          </w:tcPr>
          <w:p w14:paraId="31E49E29"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Operation, repair, maintenance</w:t>
            </w:r>
          </w:p>
        </w:tc>
        <w:tc>
          <w:tcPr>
            <w:tcW w:w="3685" w:type="dxa"/>
            <w:vMerge/>
          </w:tcPr>
          <w:p w14:paraId="2A944C3C" w14:textId="77777777" w:rsidR="009418C8" w:rsidRDefault="009418C8">
            <w:pPr>
              <w:rPr>
                <w:lang w:val="en-US"/>
              </w:rPr>
            </w:pPr>
          </w:p>
        </w:tc>
      </w:tr>
      <w:tr w:rsidR="009418C8" w:rsidRPr="002257BC" w14:paraId="54542C19" w14:textId="77777777">
        <w:tc>
          <w:tcPr>
            <w:tcW w:w="1368" w:type="dxa"/>
            <w:vMerge/>
          </w:tcPr>
          <w:p w14:paraId="4B092E3C" w14:textId="77777777" w:rsidR="009418C8" w:rsidRDefault="009418C8">
            <w:pPr>
              <w:rPr>
                <w:lang w:val="en-US"/>
              </w:rPr>
            </w:pPr>
          </w:p>
        </w:tc>
        <w:tc>
          <w:tcPr>
            <w:tcW w:w="2137" w:type="dxa"/>
          </w:tcPr>
          <w:p w14:paraId="3A3FA0F8"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Eol_fossil_emiss</w:t>
            </w:r>
          </w:p>
        </w:tc>
        <w:tc>
          <w:tcPr>
            <w:tcW w:w="2586" w:type="dxa"/>
          </w:tcPr>
          <w:p w14:paraId="360F168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End of life fossil including transport to landfill recycling or burning facility</w:t>
            </w:r>
          </w:p>
        </w:tc>
        <w:tc>
          <w:tcPr>
            <w:tcW w:w="3685" w:type="dxa"/>
            <w:vMerge/>
          </w:tcPr>
          <w:p w14:paraId="7BDFD0A4" w14:textId="77777777" w:rsidR="009418C8" w:rsidRDefault="009418C8">
            <w:pPr>
              <w:rPr>
                <w:lang w:val="en-US"/>
              </w:rPr>
            </w:pPr>
          </w:p>
        </w:tc>
      </w:tr>
    </w:tbl>
    <w:p w14:paraId="3C2C9320" w14:textId="77777777" w:rsidR="009418C8" w:rsidRDefault="009418C8">
      <w:pPr>
        <w:rPr>
          <w:lang w:val="en-US"/>
        </w:rPr>
      </w:pPr>
    </w:p>
    <w:p w14:paraId="1514F683" w14:textId="77777777" w:rsidR="009418C8" w:rsidRDefault="006140BB" w:rsidP="003B63DB">
      <w:pPr>
        <w:pStyle w:val="Titre2"/>
        <w:rPr>
          <w:lang w:val="en-US"/>
        </w:rPr>
      </w:pPr>
      <w:bookmarkStart w:id="50" w:name="_Toc77276953"/>
      <w:bookmarkStart w:id="51" w:name="_Toc77278849"/>
      <w:bookmarkStart w:id="52" w:name="_Toc77278893"/>
      <w:bookmarkStart w:id="53" w:name="_Toc77278937"/>
      <w:bookmarkStart w:id="54" w:name="_Toc77276954"/>
      <w:bookmarkStart w:id="55" w:name="_Toc77278850"/>
      <w:bookmarkStart w:id="56" w:name="_Toc77278894"/>
      <w:bookmarkStart w:id="57" w:name="_Toc77278938"/>
      <w:bookmarkStart w:id="58" w:name="_Toc77276955"/>
      <w:bookmarkStart w:id="59" w:name="_Toc77278851"/>
      <w:bookmarkStart w:id="60" w:name="_Toc77278895"/>
      <w:bookmarkStart w:id="61" w:name="_Toc77278939"/>
      <w:bookmarkStart w:id="62" w:name="_Toc193466890"/>
      <w:bookmarkStart w:id="63" w:name="_Toc93911825"/>
      <w:bookmarkStart w:id="64" w:name="_Toc73522145"/>
      <w:bookmarkStart w:id="65" w:name="_Toc73522507"/>
      <w:bookmarkEnd w:id="50"/>
      <w:bookmarkEnd w:id="51"/>
      <w:bookmarkEnd w:id="52"/>
      <w:bookmarkEnd w:id="53"/>
      <w:bookmarkEnd w:id="54"/>
      <w:bookmarkEnd w:id="55"/>
      <w:bookmarkEnd w:id="56"/>
      <w:bookmarkEnd w:id="57"/>
      <w:bookmarkEnd w:id="58"/>
      <w:bookmarkEnd w:id="59"/>
      <w:bookmarkEnd w:id="60"/>
      <w:bookmarkEnd w:id="61"/>
      <w:r>
        <w:rPr>
          <w:lang w:val="en-US"/>
        </w:rPr>
        <w:t>Displacement factors</w:t>
      </w:r>
      <w:bookmarkEnd w:id="62"/>
    </w:p>
    <w:p w14:paraId="6041C8CB"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In some case </w:t>
      </w:r>
      <w:r w:rsidR="00CB3443">
        <w:rPr>
          <w:rFonts w:asciiTheme="majorHAnsi" w:eastAsiaTheme="minorEastAsia" w:hAnsiTheme="majorHAnsi" w:cstheme="majorHAnsi"/>
          <w:sz w:val="22"/>
          <w:szCs w:val="22"/>
          <w:lang w:val="en-US"/>
        </w:rPr>
        <w:t xml:space="preserve">(off_product_biogenic=1 necessary but not sufficient condition) </w:t>
      </w:r>
      <w:r>
        <w:rPr>
          <w:rFonts w:asciiTheme="majorHAnsi" w:eastAsiaTheme="minorEastAsia" w:hAnsiTheme="majorHAnsi" w:cstheme="majorHAnsi"/>
          <w:sz w:val="22"/>
          <w:szCs w:val="22"/>
          <w:lang w:val="en-US"/>
        </w:rPr>
        <w:t>a displacement factor is used to compare carbon balances for the whole or a part of the study. This is recorded in the columns about substitution vision.</w:t>
      </w:r>
    </w:p>
    <w:p w14:paraId="56C0FF58" w14:textId="77777777" w:rsidR="009418C8" w:rsidRDefault="009418C8">
      <w:pPr>
        <w:rPr>
          <w:rFonts w:asciiTheme="majorHAnsi" w:hAnsiTheme="majorHAnsi" w:cstheme="majorHAnsi"/>
          <w:sz w:val="22"/>
          <w:szCs w:val="22"/>
          <w:lang w:val="en-US"/>
        </w:rPr>
      </w:pPr>
    </w:p>
    <w:p w14:paraId="4510A684" w14:textId="77777777" w:rsidR="009418C8" w:rsidRDefault="006140BB">
      <w:pPr>
        <w:pStyle w:val="Lgende"/>
        <w:keepNext/>
        <w:rPr>
          <w:lang w:val="en-US"/>
        </w:rPr>
      </w:pPr>
      <w:bookmarkStart w:id="66" w:name="_Toc193466872"/>
      <w:r>
        <w:rPr>
          <w:rFonts w:eastAsiaTheme="minorEastAsia" w:cstheme="minorBidi"/>
          <w:lang w:val="en-US"/>
        </w:rPr>
        <w:t xml:space="preserve">Table </w:t>
      </w:r>
      <w:r>
        <w:rPr>
          <w:rFonts w:eastAsiaTheme="minorEastAsia" w:cstheme="minorBidi"/>
          <w:lang w:val="en-US"/>
        </w:rPr>
        <w:fldChar w:fldCharType="begin"/>
      </w:r>
      <w:r>
        <w:rPr>
          <w:rFonts w:eastAsiaTheme="minorEastAsia" w:cstheme="minorBidi"/>
          <w:lang w:val="en-US"/>
        </w:rPr>
        <w:instrText xml:space="preserve"> SEQ Table \* ARABIC </w:instrText>
      </w:r>
      <w:r>
        <w:rPr>
          <w:rFonts w:eastAsiaTheme="minorEastAsia" w:cstheme="minorBidi"/>
          <w:lang w:val="en-US"/>
        </w:rPr>
        <w:fldChar w:fldCharType="separate"/>
      </w:r>
      <w:r w:rsidR="003B63DB">
        <w:rPr>
          <w:rFonts w:eastAsiaTheme="minorEastAsia" w:cstheme="minorBidi"/>
          <w:noProof/>
          <w:lang w:val="en-US"/>
        </w:rPr>
        <w:t>9</w:t>
      </w:r>
      <w:r>
        <w:rPr>
          <w:rFonts w:eastAsiaTheme="minorEastAsia" w:cstheme="minorBidi"/>
          <w:lang w:val="en-US"/>
        </w:rPr>
        <w:fldChar w:fldCharType="end"/>
      </w:r>
      <w:r>
        <w:rPr>
          <w:rFonts w:eastAsiaTheme="minorEastAsia" w:cstheme="minorBidi"/>
          <w:lang w:val="en-US"/>
        </w:rPr>
        <w:t xml:space="preserve"> : Reporting the use of displacement factors</w:t>
      </w:r>
      <w:bookmarkEnd w:id="66"/>
    </w:p>
    <w:tbl>
      <w:tblPr>
        <w:tblStyle w:val="Grilledutableau"/>
        <w:tblW w:w="8500" w:type="dxa"/>
        <w:tblLook w:val="04A0" w:firstRow="1" w:lastRow="0" w:firstColumn="1" w:lastColumn="0" w:noHBand="0" w:noVBand="1"/>
      </w:tblPr>
      <w:tblGrid>
        <w:gridCol w:w="1951"/>
        <w:gridCol w:w="6549"/>
      </w:tblGrid>
      <w:tr w:rsidR="009418C8" w14:paraId="4415029C" w14:textId="77777777">
        <w:tc>
          <w:tcPr>
            <w:tcW w:w="1951" w:type="dxa"/>
          </w:tcPr>
          <w:p w14:paraId="2AD0DDBC"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Column name</w:t>
            </w:r>
          </w:p>
        </w:tc>
        <w:tc>
          <w:tcPr>
            <w:tcW w:w="6549" w:type="dxa"/>
          </w:tcPr>
          <w:p w14:paraId="29D74F96" w14:textId="77777777" w:rsidR="009418C8" w:rsidRPr="00935FDE" w:rsidRDefault="006140BB">
            <w:pPr>
              <w:rPr>
                <w:rFonts w:ascii="Calibri" w:hAnsi="Calibri" w:cs="Calibri"/>
                <w:szCs w:val="20"/>
                <w:lang w:val="en-US"/>
              </w:rPr>
            </w:pPr>
            <w:r w:rsidRPr="00935FDE">
              <w:rPr>
                <w:rFonts w:ascii="Calibri" w:hAnsi="Calibri" w:cs="Calibri"/>
                <w:szCs w:val="20"/>
                <w:lang w:val="en-US"/>
              </w:rPr>
              <w:t>Details</w:t>
            </w:r>
          </w:p>
        </w:tc>
      </w:tr>
      <w:tr w:rsidR="009418C8" w:rsidRPr="002257BC" w14:paraId="4F980BA3" w14:textId="77777777">
        <w:tc>
          <w:tcPr>
            <w:tcW w:w="1951" w:type="dxa"/>
          </w:tcPr>
          <w:p w14:paraId="751201B2"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Self-calculated DF </w:t>
            </w:r>
          </w:p>
        </w:tc>
        <w:tc>
          <w:tcPr>
            <w:tcW w:w="6549" w:type="dxa"/>
          </w:tcPr>
          <w:p w14:paraId="4ED80080"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Is a DF self-calculated? In such a case, the 4 above sections will describe the boundaries underlying the DF.</w:t>
            </w:r>
          </w:p>
        </w:tc>
      </w:tr>
      <w:tr w:rsidR="009418C8" w:rsidRPr="002257BC" w14:paraId="2F7C2639" w14:textId="77777777">
        <w:tc>
          <w:tcPr>
            <w:tcW w:w="1951" w:type="dxa"/>
          </w:tcPr>
          <w:p w14:paraId="17033D97"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Displacement factor used</w:t>
            </w:r>
          </w:p>
        </w:tc>
        <w:tc>
          <w:tcPr>
            <w:tcW w:w="6549" w:type="dxa"/>
          </w:tcPr>
          <w:p w14:paraId="725E875E"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Are external displacement factors used? In such a case, the 4 “Process boundaries” sections will describe the boundaries underlying the DF. If the boundaries underlying the external DF are not described and cannot be “guessed”, previous steps will be NE.</w:t>
            </w:r>
          </w:p>
        </w:tc>
      </w:tr>
      <w:tr w:rsidR="009418C8" w:rsidRPr="002257BC" w14:paraId="49368F8A" w14:textId="77777777">
        <w:tc>
          <w:tcPr>
            <w:tcW w:w="1951" w:type="dxa"/>
          </w:tcPr>
          <w:p w14:paraId="48D322F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Energy DF origin</w:t>
            </w:r>
          </w:p>
        </w:tc>
        <w:tc>
          <w:tcPr>
            <w:tcW w:w="6549" w:type="dxa"/>
          </w:tcPr>
          <w:p w14:paraId="66F1116E"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If an external displacement factors is used for energy record Author+year </w:t>
            </w:r>
          </w:p>
        </w:tc>
      </w:tr>
      <w:tr w:rsidR="009418C8" w:rsidRPr="002257BC" w14:paraId="76123412" w14:textId="77777777">
        <w:tc>
          <w:tcPr>
            <w:tcW w:w="1951" w:type="dxa"/>
          </w:tcPr>
          <w:p w14:paraId="4D2D6E29"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Material DF origin</w:t>
            </w:r>
          </w:p>
        </w:tc>
        <w:tc>
          <w:tcPr>
            <w:tcW w:w="6549" w:type="dxa"/>
          </w:tcPr>
          <w:p w14:paraId="62E7EA3E"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If an external displacement factors is used for timber record ecord Author+year </w:t>
            </w:r>
          </w:p>
        </w:tc>
      </w:tr>
      <w:tr w:rsidR="009418C8" w:rsidRPr="002257BC" w14:paraId="28B7D865" w14:textId="77777777">
        <w:tc>
          <w:tcPr>
            <w:tcW w:w="1951" w:type="dxa"/>
          </w:tcPr>
          <w:p w14:paraId="336497CB"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Overall DF origin</w:t>
            </w:r>
          </w:p>
        </w:tc>
        <w:tc>
          <w:tcPr>
            <w:tcW w:w="6549" w:type="dxa"/>
          </w:tcPr>
          <w:p w14:paraId="352006F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If an external displacement factors is used for all wood use record ecord Author+year </w:t>
            </w:r>
          </w:p>
        </w:tc>
      </w:tr>
    </w:tbl>
    <w:p w14:paraId="2FF56A0B" w14:textId="77777777" w:rsidR="009418C8" w:rsidRDefault="009418C8">
      <w:pPr>
        <w:rPr>
          <w:rFonts w:asciiTheme="majorHAnsi" w:hAnsiTheme="majorHAnsi" w:cstheme="majorHAnsi"/>
          <w:sz w:val="22"/>
          <w:szCs w:val="22"/>
          <w:lang w:val="en-US"/>
        </w:rPr>
      </w:pPr>
      <w:bookmarkStart w:id="67" w:name="_Toc135844853"/>
      <w:bookmarkStart w:id="68" w:name="_Toc135844854"/>
      <w:bookmarkStart w:id="69" w:name="_Toc135844855"/>
      <w:bookmarkStart w:id="70" w:name="_Toc135844856"/>
      <w:bookmarkStart w:id="71" w:name="_Toc135844857"/>
      <w:bookmarkEnd w:id="63"/>
      <w:bookmarkEnd w:id="64"/>
      <w:bookmarkEnd w:id="65"/>
      <w:bookmarkEnd w:id="67"/>
      <w:bookmarkEnd w:id="68"/>
      <w:bookmarkEnd w:id="69"/>
      <w:bookmarkEnd w:id="70"/>
      <w:bookmarkEnd w:id="71"/>
    </w:p>
    <w:p w14:paraId="74F1E92E" w14:textId="77777777" w:rsidR="009418C8" w:rsidRDefault="006140BB" w:rsidP="003B63DB">
      <w:pPr>
        <w:pStyle w:val="Titre2"/>
        <w:rPr>
          <w:lang w:val="en-US"/>
        </w:rPr>
      </w:pPr>
      <w:bookmarkStart w:id="72" w:name="_Toc193466891"/>
      <w:r>
        <w:rPr>
          <w:lang w:val="en-US"/>
        </w:rPr>
        <w:lastRenderedPageBreak/>
        <w:t>Accounting of processes dynamics</w:t>
      </w:r>
      <w:bookmarkEnd w:id="72"/>
    </w:p>
    <w:p w14:paraId="7F8B8AF5"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The explicit modeling of time dimension both with respect to in-situ sequestration (forest dynamics and biogenic decay varying over time), fossil emission processes (burning/recycling varying over time), market-based mechanisms exogenous (LUC) or endogenous (rebound effects) is recorded in columns biogenic_dyn, fossil_dyn, LUC_dyn, rebound_dyn. Then the eventual use of displacement factors is recorded as well with their references when they are taken from another publication.</w:t>
      </w:r>
    </w:p>
    <w:p w14:paraId="275EE5F2" w14:textId="77777777" w:rsidR="009418C8" w:rsidRDefault="006140BB">
      <w:pPr>
        <w:pStyle w:val="Lgende"/>
        <w:keepNext/>
        <w:rPr>
          <w:lang w:val="en-US"/>
        </w:rPr>
      </w:pPr>
      <w:bookmarkStart w:id="73" w:name="_Toc193466873"/>
      <w:r>
        <w:rPr>
          <w:rFonts w:eastAsiaTheme="minorEastAsia" w:cstheme="minorBidi"/>
          <w:lang w:val="en-US"/>
        </w:rPr>
        <w:t xml:space="preserve">Table </w:t>
      </w:r>
      <w:r>
        <w:rPr>
          <w:rFonts w:eastAsiaTheme="minorEastAsia" w:cstheme="minorBidi"/>
          <w:lang w:val="en-US"/>
        </w:rPr>
        <w:fldChar w:fldCharType="begin"/>
      </w:r>
      <w:r>
        <w:rPr>
          <w:rFonts w:eastAsiaTheme="minorEastAsia" w:cstheme="minorBidi"/>
          <w:lang w:val="en-US"/>
        </w:rPr>
        <w:instrText xml:space="preserve"> SEQ Table \* ARABIC </w:instrText>
      </w:r>
      <w:r>
        <w:rPr>
          <w:rFonts w:eastAsiaTheme="minorEastAsia" w:cstheme="minorBidi"/>
          <w:lang w:val="en-US"/>
        </w:rPr>
        <w:fldChar w:fldCharType="separate"/>
      </w:r>
      <w:r w:rsidR="003B63DB">
        <w:rPr>
          <w:rFonts w:eastAsiaTheme="minorEastAsia" w:cstheme="minorBidi"/>
          <w:noProof/>
          <w:lang w:val="en-US"/>
        </w:rPr>
        <w:t>10</w:t>
      </w:r>
      <w:r>
        <w:rPr>
          <w:rFonts w:eastAsiaTheme="minorEastAsia" w:cstheme="minorBidi"/>
          <w:lang w:val="en-US"/>
        </w:rPr>
        <w:fldChar w:fldCharType="end"/>
      </w:r>
      <w:r>
        <w:rPr>
          <w:rFonts w:eastAsiaTheme="minorEastAsia" w:cstheme="minorBidi"/>
          <w:lang w:val="en-US"/>
        </w:rPr>
        <w:t xml:space="preserve"> : </w:t>
      </w:r>
      <w:r>
        <w:rPr>
          <w:lang w:val="en-US"/>
        </w:rPr>
        <w:t>Model description of system's dynamics</w:t>
      </w:r>
      <w:bookmarkEnd w:id="73"/>
    </w:p>
    <w:tbl>
      <w:tblPr>
        <w:tblStyle w:val="Grilledutableau"/>
        <w:tblW w:w="9776" w:type="dxa"/>
        <w:tblLook w:val="04A0" w:firstRow="1" w:lastRow="0" w:firstColumn="1" w:lastColumn="0" w:noHBand="0" w:noVBand="1"/>
      </w:tblPr>
      <w:tblGrid>
        <w:gridCol w:w="1696"/>
        <w:gridCol w:w="1572"/>
        <w:gridCol w:w="2125"/>
        <w:gridCol w:w="4383"/>
      </w:tblGrid>
      <w:tr w:rsidR="009418C8" w:rsidRPr="002257BC" w14:paraId="293D3C89" w14:textId="77777777">
        <w:tc>
          <w:tcPr>
            <w:tcW w:w="1696" w:type="dxa"/>
            <w:vMerge w:val="restart"/>
          </w:tcPr>
          <w:p w14:paraId="7EA84203"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Time boundaries</w:t>
            </w:r>
          </w:p>
        </w:tc>
        <w:tc>
          <w:tcPr>
            <w:tcW w:w="1572" w:type="dxa"/>
          </w:tcPr>
          <w:p w14:paraId="17F969C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Dyn_biogenic</w:t>
            </w:r>
          </w:p>
        </w:tc>
        <w:tc>
          <w:tcPr>
            <w:tcW w:w="2125" w:type="dxa"/>
          </w:tcPr>
          <w:p w14:paraId="565B8DFF"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Dynamic in-situ processes</w:t>
            </w:r>
          </w:p>
        </w:tc>
        <w:tc>
          <w:tcPr>
            <w:tcW w:w="4383" w:type="dxa"/>
          </w:tcPr>
          <w:p w14:paraId="11634AE7"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Is the time variability of biogenic C sequestration and emissions account’ed for? An opposite example would be using an average storage rate in soil. </w:t>
            </w:r>
          </w:p>
        </w:tc>
      </w:tr>
      <w:tr w:rsidR="009418C8" w:rsidRPr="002257BC" w14:paraId="11249819" w14:textId="77777777">
        <w:tc>
          <w:tcPr>
            <w:tcW w:w="1696" w:type="dxa"/>
            <w:vMerge/>
          </w:tcPr>
          <w:p w14:paraId="2D482B96" w14:textId="77777777" w:rsidR="009418C8" w:rsidRPr="00935FDE" w:rsidRDefault="009418C8">
            <w:pPr>
              <w:rPr>
                <w:szCs w:val="20"/>
                <w:lang w:val="en-US"/>
              </w:rPr>
            </w:pPr>
          </w:p>
        </w:tc>
        <w:tc>
          <w:tcPr>
            <w:tcW w:w="1572" w:type="dxa"/>
          </w:tcPr>
          <w:p w14:paraId="44BCEED6"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Dyn_fossil</w:t>
            </w:r>
          </w:p>
        </w:tc>
        <w:tc>
          <w:tcPr>
            <w:tcW w:w="2125" w:type="dxa"/>
          </w:tcPr>
          <w:p w14:paraId="1F235D50"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Dynamic fossil emissions</w:t>
            </w:r>
          </w:p>
        </w:tc>
        <w:tc>
          <w:tcPr>
            <w:tcW w:w="4383" w:type="dxa"/>
          </w:tcPr>
          <w:p w14:paraId="2ABF8A2D"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 xml:space="preserve">Is the timing of LCA fossil emissions accounted for or are all emissions assumed to occur at the same time? </w:t>
            </w:r>
          </w:p>
        </w:tc>
      </w:tr>
      <w:tr w:rsidR="009418C8" w:rsidRPr="002257BC" w14:paraId="43F6A903" w14:textId="77777777">
        <w:tc>
          <w:tcPr>
            <w:tcW w:w="1696" w:type="dxa"/>
            <w:vMerge/>
          </w:tcPr>
          <w:p w14:paraId="43EBAFF4" w14:textId="77777777" w:rsidR="009418C8" w:rsidRPr="00935FDE" w:rsidRDefault="009418C8">
            <w:pPr>
              <w:rPr>
                <w:szCs w:val="20"/>
                <w:lang w:val="en-US"/>
              </w:rPr>
            </w:pPr>
          </w:p>
        </w:tc>
        <w:tc>
          <w:tcPr>
            <w:tcW w:w="1572" w:type="dxa"/>
          </w:tcPr>
          <w:p w14:paraId="43C9F84F"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Dyn_LUC</w:t>
            </w:r>
          </w:p>
        </w:tc>
        <w:tc>
          <w:tcPr>
            <w:tcW w:w="2125" w:type="dxa"/>
          </w:tcPr>
          <w:p w14:paraId="3647D248"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Dynamic land use change</w:t>
            </w:r>
          </w:p>
        </w:tc>
        <w:tc>
          <w:tcPr>
            <w:tcW w:w="4383" w:type="dxa"/>
          </w:tcPr>
          <w:p w14:paraId="7C5AD6FD"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Does the model account for a time-dependent change in land use?</w:t>
            </w:r>
          </w:p>
        </w:tc>
      </w:tr>
      <w:tr w:rsidR="009418C8" w:rsidRPr="002257BC" w14:paraId="784FBDF7" w14:textId="77777777">
        <w:tc>
          <w:tcPr>
            <w:tcW w:w="1696" w:type="dxa"/>
            <w:vMerge/>
          </w:tcPr>
          <w:p w14:paraId="68BEB0BA" w14:textId="77777777" w:rsidR="009418C8" w:rsidRPr="00935FDE" w:rsidRDefault="009418C8">
            <w:pPr>
              <w:rPr>
                <w:szCs w:val="20"/>
                <w:lang w:val="en-US"/>
              </w:rPr>
            </w:pPr>
          </w:p>
        </w:tc>
        <w:tc>
          <w:tcPr>
            <w:tcW w:w="1572" w:type="dxa"/>
          </w:tcPr>
          <w:p w14:paraId="768ECB33"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Dyn_rebound</w:t>
            </w:r>
          </w:p>
        </w:tc>
        <w:tc>
          <w:tcPr>
            <w:tcW w:w="2125" w:type="dxa"/>
          </w:tcPr>
          <w:p w14:paraId="5F16587D"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Dynamic rebound effect</w:t>
            </w:r>
          </w:p>
        </w:tc>
        <w:tc>
          <w:tcPr>
            <w:tcW w:w="4383" w:type="dxa"/>
          </w:tcPr>
          <w:p w14:paraId="774DA214" w14:textId="77777777" w:rsidR="009418C8" w:rsidRPr="00935FDE" w:rsidRDefault="006140BB">
            <w:pPr>
              <w:rPr>
                <w:rFonts w:asciiTheme="majorHAnsi" w:hAnsiTheme="majorHAnsi" w:cstheme="majorHAnsi"/>
                <w:szCs w:val="20"/>
                <w:lang w:val="en-US"/>
              </w:rPr>
            </w:pPr>
            <w:r w:rsidRPr="00935FDE">
              <w:rPr>
                <w:rFonts w:asciiTheme="majorHAnsi" w:hAnsiTheme="majorHAnsi" w:cstheme="majorHAnsi"/>
                <w:szCs w:val="20"/>
                <w:lang w:val="en-US"/>
              </w:rPr>
              <w:t>Does the model account for a price-mediated change in system’s behaviours?</w:t>
            </w:r>
          </w:p>
        </w:tc>
      </w:tr>
    </w:tbl>
    <w:p w14:paraId="2637B1BB" w14:textId="77777777" w:rsidR="009418C8" w:rsidRDefault="006140BB" w:rsidP="003B63DB">
      <w:pPr>
        <w:pStyle w:val="Titre1"/>
        <w:rPr>
          <w:lang w:val="en-US"/>
        </w:rPr>
      </w:pPr>
      <w:bookmarkStart w:id="74" w:name="_Toc75255989"/>
      <w:bookmarkStart w:id="75" w:name="_Toc77278861"/>
      <w:bookmarkStart w:id="76" w:name="_Toc77278905"/>
      <w:bookmarkStart w:id="77" w:name="_Toc77278949"/>
      <w:bookmarkStart w:id="78" w:name="_Toc77278862"/>
      <w:bookmarkStart w:id="79" w:name="_Toc77278906"/>
      <w:bookmarkStart w:id="80" w:name="_Toc77278950"/>
      <w:bookmarkStart w:id="81" w:name="_Toc77278863"/>
      <w:bookmarkStart w:id="82" w:name="_Toc77278907"/>
      <w:bookmarkStart w:id="83" w:name="_Toc77278951"/>
      <w:bookmarkStart w:id="84" w:name="_Toc77278864"/>
      <w:bookmarkStart w:id="85" w:name="_Toc77278908"/>
      <w:bookmarkStart w:id="86" w:name="_Toc77278952"/>
      <w:bookmarkStart w:id="87" w:name="_Toc77278865"/>
      <w:bookmarkStart w:id="88" w:name="_Toc77278909"/>
      <w:bookmarkStart w:id="89" w:name="_Toc77278953"/>
      <w:bookmarkStart w:id="90" w:name="_Toc77278866"/>
      <w:bookmarkStart w:id="91" w:name="_Toc77278910"/>
      <w:bookmarkStart w:id="92" w:name="_Toc77278954"/>
      <w:bookmarkStart w:id="93" w:name="_Toc77278867"/>
      <w:bookmarkStart w:id="94" w:name="_Toc77278911"/>
      <w:bookmarkStart w:id="95" w:name="_Toc77278955"/>
      <w:bookmarkStart w:id="96" w:name="_Toc77278868"/>
      <w:bookmarkStart w:id="97" w:name="_Toc77278912"/>
      <w:bookmarkStart w:id="98" w:name="_Toc77278956"/>
      <w:bookmarkStart w:id="99" w:name="_Toc77278869"/>
      <w:bookmarkStart w:id="100" w:name="_Toc77278913"/>
      <w:bookmarkStart w:id="101" w:name="_Toc77278957"/>
      <w:bookmarkStart w:id="102" w:name="_Toc77278870"/>
      <w:bookmarkStart w:id="103" w:name="_Toc77278914"/>
      <w:bookmarkStart w:id="104" w:name="_Toc77278958"/>
      <w:bookmarkStart w:id="105" w:name="_Toc77278871"/>
      <w:bookmarkStart w:id="106" w:name="_Toc77278915"/>
      <w:bookmarkStart w:id="107" w:name="_Toc77278959"/>
      <w:bookmarkStart w:id="108" w:name="_Toc77278872"/>
      <w:bookmarkStart w:id="109" w:name="_Toc77278916"/>
      <w:bookmarkStart w:id="110" w:name="_Toc77278960"/>
      <w:bookmarkStart w:id="111" w:name="_Toc77278873"/>
      <w:bookmarkStart w:id="112" w:name="_Toc77278917"/>
      <w:bookmarkStart w:id="113" w:name="_Toc77278961"/>
      <w:bookmarkStart w:id="114" w:name="_Toc77278874"/>
      <w:bookmarkStart w:id="115" w:name="_Toc77278918"/>
      <w:bookmarkStart w:id="116" w:name="_Toc77278962"/>
      <w:bookmarkStart w:id="117" w:name="_Toc77278875"/>
      <w:bookmarkStart w:id="118" w:name="_Toc77278919"/>
      <w:bookmarkStart w:id="119" w:name="_Toc77278963"/>
      <w:bookmarkStart w:id="120" w:name="_Toc77278876"/>
      <w:bookmarkStart w:id="121" w:name="_Toc77278920"/>
      <w:bookmarkStart w:id="122" w:name="_Toc77278964"/>
      <w:bookmarkStart w:id="123" w:name="_Toc77278877"/>
      <w:bookmarkStart w:id="124" w:name="_Toc77278921"/>
      <w:bookmarkStart w:id="125" w:name="_Toc77278965"/>
      <w:bookmarkStart w:id="126" w:name="_Toc77278878"/>
      <w:bookmarkStart w:id="127" w:name="_Toc77278922"/>
      <w:bookmarkStart w:id="128" w:name="_Toc77278966"/>
      <w:bookmarkStart w:id="129" w:name="_Toc77278879"/>
      <w:bookmarkStart w:id="130" w:name="_Toc77278923"/>
      <w:bookmarkStart w:id="131" w:name="_Toc77278967"/>
      <w:bookmarkStart w:id="132" w:name="_Toc77278880"/>
      <w:bookmarkStart w:id="133" w:name="_Toc77278924"/>
      <w:bookmarkStart w:id="134" w:name="_Toc77278968"/>
      <w:bookmarkStart w:id="135" w:name="_Toc77278969"/>
      <w:bookmarkStart w:id="136" w:name="_Toc75255992"/>
      <w:bookmarkStart w:id="137" w:name="_Toc135857979"/>
      <w:bookmarkStart w:id="138" w:name="_Toc135857980"/>
      <w:bookmarkStart w:id="139" w:name="_Toc135858038"/>
      <w:bookmarkStart w:id="140" w:name="_Toc135858039"/>
      <w:bookmarkStart w:id="141" w:name="_Toc93911832"/>
      <w:bookmarkStart w:id="142" w:name="_Toc193466892"/>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rPr>
          <w:lang w:val="en-US"/>
        </w:rPr>
        <w:t>Organizing data extraction</w:t>
      </w:r>
      <w:bookmarkEnd w:id="141"/>
      <w:bookmarkEnd w:id="142"/>
      <w:r>
        <w:rPr>
          <w:lang w:val="en-US"/>
        </w:rPr>
        <w:t xml:space="preserve"> </w:t>
      </w:r>
    </w:p>
    <w:p w14:paraId="41AA164B" w14:textId="77777777" w:rsidR="003B63DB" w:rsidRDefault="003B63DB" w:rsidP="003B63DB">
      <w:pPr>
        <w:pStyle w:val="Titre2"/>
        <w:rPr>
          <w:lang w:val="en-US"/>
        </w:rPr>
      </w:pPr>
      <w:bookmarkStart w:id="143" w:name="_Toc193466893"/>
      <w:r>
        <w:rPr>
          <w:lang w:val="en-US"/>
        </w:rPr>
        <w:t>Extraction traceability</w:t>
      </w:r>
      <w:bookmarkEnd w:id="143"/>
    </w:p>
    <w:p w14:paraId="35262066"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 xml:space="preserve">To aid in tracking any issue with data extraction in a given paper, I recommend that for each paper with data, the data extraction process is performed within an additional spreadsheet in the same file where data are recorded for each contributor, easy to find by naming it by the ’PaperID’. This spreadsheet will contain all intermediate data manipulations and calculations (ideally, all documented). </w:t>
      </w:r>
    </w:p>
    <w:p w14:paraId="12B5CB24" w14:textId="77777777" w:rsidR="009418C8" w:rsidRDefault="009418C8">
      <w:pPr>
        <w:rPr>
          <w:rFonts w:asciiTheme="majorHAnsi" w:hAnsiTheme="majorHAnsi" w:cstheme="majorHAnsi"/>
          <w:sz w:val="22"/>
          <w:szCs w:val="22"/>
          <w:lang w:val="en-US"/>
        </w:rPr>
      </w:pPr>
    </w:p>
    <w:p w14:paraId="633ECEA3" w14:textId="77777777" w:rsidR="009418C8" w:rsidRDefault="006140BB">
      <w:pPr>
        <w:rPr>
          <w:rFonts w:asciiTheme="majorHAnsi" w:hAnsiTheme="majorHAnsi" w:cstheme="majorHAnsi"/>
          <w:sz w:val="22"/>
          <w:szCs w:val="22"/>
          <w:lang w:val="en-US"/>
        </w:rPr>
      </w:pPr>
      <w:r>
        <w:rPr>
          <w:rFonts w:asciiTheme="majorHAnsi" w:eastAsiaTheme="minorEastAsia" w:hAnsiTheme="majorHAnsi" w:cstheme="majorHAnsi"/>
          <w:sz w:val="22"/>
          <w:szCs w:val="22"/>
          <w:lang w:val="en-US"/>
        </w:rPr>
        <w:t>Depending on the data extraction tool used by each data contributor, another possibility would be to create a folder named after ‘PaperID’ storing:</w:t>
      </w:r>
    </w:p>
    <w:p w14:paraId="7B8A23A5" w14:textId="77777777" w:rsidR="009418C8" w:rsidRDefault="006140BB">
      <w:pPr>
        <w:pStyle w:val="Paragraphedeliste"/>
        <w:numPr>
          <w:ilvl w:val="0"/>
          <w:numId w:val="1"/>
        </w:numPr>
        <w:rPr>
          <w:lang w:val="en-US"/>
        </w:rPr>
      </w:pPr>
      <w:r>
        <w:rPr>
          <w:rFonts w:eastAsiaTheme="minorEastAsia" w:cstheme="minorBidi"/>
          <w:lang w:val="en-US"/>
        </w:rPr>
        <w:t>Data extraction spreadsheet</w:t>
      </w:r>
    </w:p>
    <w:p w14:paraId="7D866860" w14:textId="77777777" w:rsidR="009418C8" w:rsidRDefault="006140BB">
      <w:pPr>
        <w:pStyle w:val="Paragraphedeliste"/>
        <w:numPr>
          <w:ilvl w:val="0"/>
          <w:numId w:val="1"/>
        </w:numPr>
        <w:rPr>
          <w:lang w:val="en-US"/>
        </w:rPr>
      </w:pPr>
      <w:r>
        <w:rPr>
          <w:rFonts w:eastAsiaTheme="minorEastAsia" w:cstheme="minorBidi"/>
          <w:lang w:val="en-US"/>
        </w:rPr>
        <w:t>Paper and all published data sources from the paper (supplementary tables, figures).</w:t>
      </w:r>
    </w:p>
    <w:p w14:paraId="285F1965" w14:textId="77777777" w:rsidR="009418C8" w:rsidRDefault="006140BB">
      <w:pPr>
        <w:pStyle w:val="Paragraphedeliste"/>
        <w:numPr>
          <w:ilvl w:val="0"/>
          <w:numId w:val="1"/>
        </w:numPr>
        <w:rPr>
          <w:lang w:val="en-US"/>
        </w:rPr>
      </w:pPr>
      <w:r>
        <w:rPr>
          <w:rFonts w:eastAsiaTheme="minorEastAsia" w:cstheme="minorBidi"/>
          <w:lang w:val="en-US"/>
        </w:rPr>
        <w:t xml:space="preserve">Images in individual files, maybe stored in a subfolder, used for programmatic data extraction (e.g. using MetaDigitiser). </w:t>
      </w:r>
    </w:p>
    <w:p w14:paraId="635E0E88" w14:textId="77777777" w:rsidR="009418C8" w:rsidRDefault="009418C8">
      <w:pPr>
        <w:rPr>
          <w:rFonts w:asciiTheme="majorHAnsi" w:hAnsiTheme="majorHAnsi" w:cstheme="majorHAnsi"/>
          <w:color w:val="44546A"/>
          <w:sz w:val="22"/>
          <w:szCs w:val="22"/>
          <w:lang w:val="en-US"/>
        </w:rPr>
      </w:pPr>
    </w:p>
    <w:p w14:paraId="2A606541" w14:textId="77777777" w:rsidR="009418C8" w:rsidRDefault="006140BB" w:rsidP="003B63DB">
      <w:pPr>
        <w:pStyle w:val="Titre2"/>
        <w:rPr>
          <w:lang w:val="en-US"/>
        </w:rPr>
      </w:pPr>
      <w:bookmarkStart w:id="144" w:name="_Toc93911833"/>
      <w:bookmarkStart w:id="145" w:name="_Toc193466894"/>
      <w:r>
        <w:rPr>
          <w:lang w:val="en-US"/>
        </w:rPr>
        <w:t>Data digitizing software</w:t>
      </w:r>
      <w:bookmarkEnd w:id="144"/>
      <w:bookmarkEnd w:id="145"/>
    </w:p>
    <w:p w14:paraId="4F192D07" w14:textId="77777777" w:rsidR="009418C8" w:rsidRDefault="006140BB">
      <w:pPr>
        <w:rPr>
          <w:rStyle w:val="InternetLink"/>
          <w:rFonts w:asciiTheme="majorHAnsi" w:hAnsiTheme="majorHAnsi" w:cstheme="majorHAnsi"/>
          <w:sz w:val="22"/>
          <w:szCs w:val="22"/>
          <w:lang w:val="en-US"/>
        </w:rPr>
      </w:pPr>
      <w:r>
        <w:rPr>
          <w:rFonts w:asciiTheme="majorHAnsi" w:eastAsiaTheme="minorEastAsia" w:hAnsiTheme="majorHAnsi" w:cstheme="majorHAnsi"/>
          <w:sz w:val="22"/>
          <w:szCs w:val="22"/>
          <w:lang w:val="en-US"/>
        </w:rPr>
        <w:t>In cases where data are not available from tables or supplementary files, we will have to use digitizing software. Some of us with more recent experience with digitizing data from published sources have used WebPlotDigitizer (</w:t>
      </w:r>
      <w:hyperlink r:id="rId14">
        <w:r>
          <w:rPr>
            <w:rStyle w:val="InternetLink"/>
            <w:rFonts w:asciiTheme="majorHAnsi" w:eastAsiaTheme="minorEastAsia" w:hAnsiTheme="majorHAnsi" w:cstheme="majorHAnsi"/>
            <w:sz w:val="22"/>
            <w:szCs w:val="22"/>
            <w:lang w:val="en-US"/>
          </w:rPr>
          <w:t>https://automeris.io/WebPlotDigitizer/</w:t>
        </w:r>
      </w:hyperlink>
      <w:r>
        <w:rPr>
          <w:rStyle w:val="InternetLink"/>
          <w:rFonts w:asciiTheme="majorHAnsi" w:eastAsiaTheme="minorEastAsia" w:hAnsiTheme="majorHAnsi" w:cstheme="majorHAnsi"/>
          <w:sz w:val="22"/>
          <w:szCs w:val="22"/>
          <w:lang w:val="en-US"/>
        </w:rPr>
        <w:t xml:space="preserve">).  WebPlotDigitizer can be used as a web app or installed locally on your PC. It’s easy to use and has a lof of functionalities. It seems especially suitable for </w:t>
      </w:r>
      <w:r>
        <w:rPr>
          <w:rStyle w:val="InternetLink"/>
          <w:rFonts w:asciiTheme="majorHAnsi" w:eastAsiaTheme="minorEastAsia" w:hAnsiTheme="majorHAnsi" w:cstheme="majorHAnsi"/>
          <w:b/>
          <w:bCs/>
          <w:sz w:val="22"/>
          <w:szCs w:val="22"/>
          <w:lang w:val="en-US"/>
        </w:rPr>
        <w:t>automatic point detection</w:t>
      </w:r>
      <w:r>
        <w:rPr>
          <w:rStyle w:val="InternetLink"/>
          <w:rFonts w:asciiTheme="majorHAnsi" w:eastAsiaTheme="minorEastAsia" w:hAnsiTheme="majorHAnsi" w:cstheme="majorHAnsi"/>
          <w:sz w:val="22"/>
          <w:szCs w:val="22"/>
          <w:lang w:val="en-US"/>
        </w:rPr>
        <w:t xml:space="preserve">. Check this tutorial for more information :   </w:t>
      </w:r>
      <w:hyperlink r:id="rId15" w:history="1">
        <w:r>
          <w:rPr>
            <w:rStyle w:val="Lienhypertexte"/>
            <w:rFonts w:asciiTheme="majorHAnsi" w:eastAsiaTheme="minorEastAsia" w:hAnsiTheme="majorHAnsi" w:cstheme="majorHAnsi"/>
            <w:sz w:val="22"/>
            <w:szCs w:val="22"/>
            <w:lang w:val="en-US"/>
          </w:rPr>
          <w:t>https://www.youtube.com/watch?v=P7GbGdMvopU&amp;feature=youtu.be&amp;t=30s</w:t>
        </w:r>
      </w:hyperlink>
    </w:p>
    <w:p w14:paraId="13E14B26" w14:textId="77777777" w:rsidR="009418C8" w:rsidRDefault="009418C8">
      <w:pPr>
        <w:rPr>
          <w:rFonts w:asciiTheme="majorHAnsi" w:hAnsiTheme="majorHAnsi" w:cstheme="majorHAnsi"/>
          <w:sz w:val="22"/>
          <w:szCs w:val="22"/>
          <w:lang w:val="en-US"/>
        </w:rPr>
      </w:pPr>
    </w:p>
    <w:p w14:paraId="599D90A3" w14:textId="77777777" w:rsidR="00935FDE" w:rsidRDefault="00935FDE" w:rsidP="00935FDE">
      <w:pPr>
        <w:pStyle w:val="Titre1"/>
        <w:rPr>
          <w:lang w:val="en-US"/>
        </w:rPr>
      </w:pPr>
      <w:bookmarkStart w:id="146" w:name="_Toc93911834"/>
      <w:bookmarkStart w:id="147" w:name="_Toc193466895"/>
      <w:r>
        <w:rPr>
          <w:lang w:val="en-US"/>
        </w:rPr>
        <w:t xml:space="preserve">Check list for data quality </w:t>
      </w:r>
    </w:p>
    <w:p w14:paraId="4293BBEC" w14:textId="1037A431" w:rsidR="00C36573" w:rsidRPr="00C36573" w:rsidRDefault="002257BC" w:rsidP="00AB60BB">
      <w:pPr>
        <w:rPr>
          <w:lang w:val="en-US"/>
        </w:rPr>
      </w:pPr>
      <w:r>
        <w:rPr>
          <w:lang w:val="en-US"/>
        </w:rPr>
        <w:t>After all data extraction is completed, a subset of records will be quality checked by ensuring the confirmation of all the below mentioned items:</w:t>
      </w:r>
    </w:p>
    <w:p w14:paraId="21F5B111" w14:textId="77777777" w:rsidR="00AB60BB" w:rsidRPr="00AB60BB" w:rsidRDefault="00AB60BB" w:rsidP="004401E7">
      <w:pPr>
        <w:rPr>
          <w:lang w:val="en-US"/>
        </w:rPr>
      </w:pPr>
    </w:p>
    <w:p w14:paraId="770D0DD9" w14:textId="6A5397B7" w:rsidR="007E1180" w:rsidRDefault="007E1180" w:rsidP="00D172C6">
      <w:pPr>
        <w:pStyle w:val="Paragraphedeliste"/>
        <w:numPr>
          <w:ilvl w:val="0"/>
          <w:numId w:val="33"/>
        </w:numPr>
        <w:rPr>
          <w:rFonts w:ascii="Calibri" w:hAnsi="Calibri" w:cs="Calibri"/>
          <w:sz w:val="22"/>
          <w:szCs w:val="22"/>
          <w:lang w:val="en-US"/>
        </w:rPr>
      </w:pPr>
      <w:r>
        <w:rPr>
          <w:rFonts w:ascii="Calibri" w:hAnsi="Calibri" w:cs="Calibri"/>
          <w:sz w:val="22"/>
          <w:szCs w:val="22"/>
          <w:lang w:val="en-US"/>
        </w:rPr>
        <w:t>Can the number of records be confirmed?</w:t>
      </w:r>
    </w:p>
    <w:p w14:paraId="6996AB5F" w14:textId="595D9AEB"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Is the driver name consistent with the driver category?</w:t>
      </w:r>
    </w:p>
    <w:p w14:paraId="54393F51" w14:textId="77777777"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Can you find the Qwood_ref, Qwood_alt and C_ref, C_alt values in the publication? In the extraction notes?</w:t>
      </w:r>
    </w:p>
    <w:p w14:paraId="333EDE2B" w14:textId="77777777"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Do the Qwood and C have consistent perimeters (for example m3/year, tCO2/year)?</w:t>
      </w:r>
    </w:p>
    <w:p w14:paraId="0DDDE600" w14:textId="77777777"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lastRenderedPageBreak/>
        <w:t>Is the carbon sign correct?</w:t>
      </w:r>
    </w:p>
    <w:p w14:paraId="14CD4154" w14:textId="77777777"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Is the unit conversion correct?</w:t>
      </w:r>
    </w:p>
    <w:p w14:paraId="214FF741" w14:textId="77777777" w:rsidR="00935FDE" w:rsidRPr="00D172C6" w:rsidRDefault="00935FDE"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Is the substitution estimate consistent with the paper’s conclusion (more wood is beneficial/detrimental)?</w:t>
      </w:r>
    </w:p>
    <w:p w14:paraId="13CD33E2" w14:textId="77777777" w:rsidR="006D3E4A" w:rsidRPr="00D172C6" w:rsidRDefault="006D3E4A"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 xml:space="preserve">Is the model description consistent with the recorded pairs (and not with the whole </w:t>
      </w:r>
      <w:r w:rsidR="00D172C6" w:rsidRPr="00D172C6">
        <w:rPr>
          <w:rFonts w:ascii="Calibri" w:hAnsi="Calibri" w:cs="Calibri"/>
          <w:sz w:val="22"/>
          <w:szCs w:val="22"/>
          <w:lang w:val="en-US"/>
        </w:rPr>
        <w:t xml:space="preserve">model described in the paper)? </w:t>
      </w:r>
    </w:p>
    <w:p w14:paraId="424C3294" w14:textId="77777777" w:rsidR="00D172C6" w:rsidRPr="00D172C6" w:rsidRDefault="00D172C6"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 xml:space="preserve">Is the model description consistent with the driver? </w:t>
      </w:r>
    </w:p>
    <w:p w14:paraId="003D2A91" w14:textId="77777777" w:rsidR="00D172C6" w:rsidRPr="00D172C6" w:rsidRDefault="00D172C6"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If the model accounts for avoided emissions, is off_product_biogenic set to 1?</w:t>
      </w:r>
    </w:p>
    <w:p w14:paraId="4596A523" w14:textId="77777777" w:rsidR="00D172C6" w:rsidRPr="00D172C6" w:rsidRDefault="00D172C6" w:rsidP="00D172C6">
      <w:pPr>
        <w:pStyle w:val="Paragraphedeliste"/>
        <w:numPr>
          <w:ilvl w:val="0"/>
          <w:numId w:val="33"/>
        </w:numPr>
        <w:rPr>
          <w:rFonts w:ascii="Calibri" w:hAnsi="Calibri" w:cs="Calibri"/>
          <w:sz w:val="22"/>
          <w:szCs w:val="22"/>
          <w:lang w:val="en-US"/>
        </w:rPr>
      </w:pPr>
      <w:r w:rsidRPr="00D172C6">
        <w:rPr>
          <w:rFonts w:ascii="Calibri" w:hAnsi="Calibri" w:cs="Calibri"/>
          <w:sz w:val="22"/>
          <w:szCs w:val="22"/>
          <w:lang w:val="en-US"/>
        </w:rPr>
        <w:t>If the substitution value is an outlier (DF in column ‘Outlier?’), do you understand why ?</w:t>
      </w:r>
    </w:p>
    <w:p w14:paraId="3F4A0CDA" w14:textId="77777777" w:rsidR="00935FDE" w:rsidRPr="00935FDE" w:rsidRDefault="00935FDE" w:rsidP="006D3E4A">
      <w:pPr>
        <w:rPr>
          <w:lang w:val="en-US"/>
        </w:rPr>
      </w:pPr>
    </w:p>
    <w:bookmarkEnd w:id="146"/>
    <w:bookmarkEnd w:id="147"/>
    <w:p w14:paraId="2F38B697" w14:textId="77777777" w:rsidR="009418C8" w:rsidRDefault="009418C8" w:rsidP="002257BC">
      <w:pPr>
        <w:keepNext/>
        <w:keepLines/>
        <w:numPr>
          <w:ilvl w:val="0"/>
          <w:numId w:val="7"/>
        </w:numPr>
        <w:spacing w:before="240"/>
        <w:outlineLvl w:val="0"/>
        <w:rPr>
          <w:rFonts w:ascii="Calibri" w:hAnsi="Calibri" w:cs="Calibri"/>
          <w:sz w:val="22"/>
          <w:szCs w:val="22"/>
          <w:lang w:val="en-US"/>
        </w:rPr>
      </w:pPr>
    </w:p>
    <w:sectPr w:rsidR="009418C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Aude Valade" w:date="2025-03-27T14:06:00Z" w:initials="AV">
    <w:p w14:paraId="530DF8E8" w14:textId="3C5EFBB4" w:rsidR="007E1180" w:rsidRPr="007E1180" w:rsidRDefault="007E1180">
      <w:pPr>
        <w:pStyle w:val="Commentaire"/>
        <w:rPr>
          <w:lang w:val="en-US"/>
        </w:rPr>
      </w:pPr>
      <w:r>
        <w:rPr>
          <w:rStyle w:val="Marquedecommentaire"/>
        </w:rPr>
        <w:annotationRef/>
      </w:r>
      <w:r w:rsidRPr="007E1180">
        <w:rPr>
          <w:lang w:val="en-US"/>
        </w:rPr>
        <w:t>Single driver if clear, else multi-driver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0DF8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CE2E4BB" w16cex:dateUtc="2025-03-27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0DF8E8" w16cid:durableId="1CE2E4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DD5B7" w14:textId="77777777" w:rsidR="00B94ABA" w:rsidRDefault="00B94ABA">
      <w:r>
        <w:separator/>
      </w:r>
    </w:p>
  </w:endnote>
  <w:endnote w:type="continuationSeparator" w:id="0">
    <w:p w14:paraId="5276D41E" w14:textId="77777777" w:rsidR="00B94ABA" w:rsidRDefault="00B9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auto"/>
    <w:pitch w:val="default"/>
  </w:font>
  <w:font w:name="Lohit Devanagari">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CJK SC Regular">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34AD7" w14:textId="77777777" w:rsidR="00B94ABA" w:rsidRDefault="00B94ABA">
      <w:r>
        <w:separator/>
      </w:r>
    </w:p>
  </w:footnote>
  <w:footnote w:type="continuationSeparator" w:id="0">
    <w:p w14:paraId="4E924D41" w14:textId="77777777" w:rsidR="00B94ABA" w:rsidRDefault="00B94A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7C7D"/>
    <w:multiLevelType w:val="hybridMultilevel"/>
    <w:tmpl w:val="371A5450"/>
    <w:lvl w:ilvl="0" w:tplc="E184166E">
      <w:start w:val="4"/>
      <w:numFmt w:val="bullet"/>
      <w:lvlText w:val="-"/>
      <w:lvlJc w:val="left"/>
      <w:pPr>
        <w:ind w:left="720" w:hanging="360"/>
      </w:pPr>
      <w:rPr>
        <w:rFonts w:ascii="Calibri" w:eastAsiaTheme="minorHAnsi" w:hAnsi="Calibri" w:cs="Calibri" w:hint="default"/>
      </w:rPr>
    </w:lvl>
    <w:lvl w:ilvl="1" w:tplc="EE548D1E">
      <w:start w:val="1"/>
      <w:numFmt w:val="bullet"/>
      <w:lvlText w:val="o"/>
      <w:lvlJc w:val="left"/>
      <w:pPr>
        <w:ind w:left="1440" w:hanging="360"/>
      </w:pPr>
      <w:rPr>
        <w:rFonts w:ascii="Courier New" w:hAnsi="Courier New" w:cs="Courier New" w:hint="default"/>
      </w:rPr>
    </w:lvl>
    <w:lvl w:ilvl="2" w:tplc="4E381578">
      <w:start w:val="1"/>
      <w:numFmt w:val="bullet"/>
      <w:lvlText w:val=""/>
      <w:lvlJc w:val="left"/>
      <w:pPr>
        <w:ind w:left="2160" w:hanging="360"/>
      </w:pPr>
      <w:rPr>
        <w:rFonts w:ascii="Wingdings" w:hAnsi="Wingdings" w:hint="default"/>
      </w:rPr>
    </w:lvl>
    <w:lvl w:ilvl="3" w:tplc="F30A4ADC">
      <w:start w:val="1"/>
      <w:numFmt w:val="bullet"/>
      <w:lvlText w:val=""/>
      <w:lvlJc w:val="left"/>
      <w:pPr>
        <w:ind w:left="2880" w:hanging="360"/>
      </w:pPr>
      <w:rPr>
        <w:rFonts w:ascii="Symbol" w:hAnsi="Symbol" w:hint="default"/>
      </w:rPr>
    </w:lvl>
    <w:lvl w:ilvl="4" w:tplc="5B903FDA">
      <w:start w:val="1"/>
      <w:numFmt w:val="bullet"/>
      <w:lvlText w:val="o"/>
      <w:lvlJc w:val="left"/>
      <w:pPr>
        <w:ind w:left="3600" w:hanging="360"/>
      </w:pPr>
      <w:rPr>
        <w:rFonts w:ascii="Courier New" w:hAnsi="Courier New" w:cs="Courier New" w:hint="default"/>
      </w:rPr>
    </w:lvl>
    <w:lvl w:ilvl="5" w:tplc="1D441514">
      <w:start w:val="1"/>
      <w:numFmt w:val="bullet"/>
      <w:lvlText w:val=""/>
      <w:lvlJc w:val="left"/>
      <w:pPr>
        <w:ind w:left="4320" w:hanging="360"/>
      </w:pPr>
      <w:rPr>
        <w:rFonts w:ascii="Wingdings" w:hAnsi="Wingdings" w:hint="default"/>
      </w:rPr>
    </w:lvl>
    <w:lvl w:ilvl="6" w:tplc="F44211D6">
      <w:start w:val="1"/>
      <w:numFmt w:val="bullet"/>
      <w:lvlText w:val=""/>
      <w:lvlJc w:val="left"/>
      <w:pPr>
        <w:ind w:left="5040" w:hanging="360"/>
      </w:pPr>
      <w:rPr>
        <w:rFonts w:ascii="Symbol" w:hAnsi="Symbol" w:hint="default"/>
      </w:rPr>
    </w:lvl>
    <w:lvl w:ilvl="7" w:tplc="7A42A360">
      <w:start w:val="1"/>
      <w:numFmt w:val="bullet"/>
      <w:lvlText w:val="o"/>
      <w:lvlJc w:val="left"/>
      <w:pPr>
        <w:ind w:left="5760" w:hanging="360"/>
      </w:pPr>
      <w:rPr>
        <w:rFonts w:ascii="Courier New" w:hAnsi="Courier New" w:cs="Courier New" w:hint="default"/>
      </w:rPr>
    </w:lvl>
    <w:lvl w:ilvl="8" w:tplc="09D480AC">
      <w:start w:val="1"/>
      <w:numFmt w:val="bullet"/>
      <w:lvlText w:val=""/>
      <w:lvlJc w:val="left"/>
      <w:pPr>
        <w:ind w:left="6480" w:hanging="360"/>
      </w:pPr>
      <w:rPr>
        <w:rFonts w:ascii="Wingdings" w:hAnsi="Wingdings" w:hint="default"/>
      </w:rPr>
    </w:lvl>
  </w:abstractNum>
  <w:abstractNum w:abstractNumId="1" w15:restartNumberingAfterBreak="0">
    <w:nsid w:val="09A407E4"/>
    <w:multiLevelType w:val="hybridMultilevel"/>
    <w:tmpl w:val="E904F2E8"/>
    <w:lvl w:ilvl="0" w:tplc="54F0E5C6">
      <w:start w:val="1"/>
      <w:numFmt w:val="bullet"/>
      <w:lvlText w:val="-"/>
      <w:lvlJc w:val="left"/>
      <w:pPr>
        <w:ind w:left="720" w:hanging="360"/>
      </w:pPr>
      <w:rPr>
        <w:rFonts w:ascii="Calibri" w:eastAsiaTheme="minorHAnsi" w:hAnsi="Calibri" w:cs="Calibri" w:hint="default"/>
      </w:rPr>
    </w:lvl>
    <w:lvl w:ilvl="1" w:tplc="611E47E6">
      <w:start w:val="1"/>
      <w:numFmt w:val="bullet"/>
      <w:lvlText w:val="o"/>
      <w:lvlJc w:val="left"/>
      <w:pPr>
        <w:ind w:left="1440" w:hanging="360"/>
      </w:pPr>
      <w:rPr>
        <w:rFonts w:ascii="Courier New" w:hAnsi="Courier New" w:cs="Courier New" w:hint="default"/>
      </w:rPr>
    </w:lvl>
    <w:lvl w:ilvl="2" w:tplc="9DB25BDA">
      <w:start w:val="1"/>
      <w:numFmt w:val="bullet"/>
      <w:lvlText w:val=""/>
      <w:lvlJc w:val="left"/>
      <w:pPr>
        <w:ind w:left="2160" w:hanging="360"/>
      </w:pPr>
      <w:rPr>
        <w:rFonts w:ascii="Wingdings" w:hAnsi="Wingdings" w:hint="default"/>
      </w:rPr>
    </w:lvl>
    <w:lvl w:ilvl="3" w:tplc="2B92C388">
      <w:start w:val="1"/>
      <w:numFmt w:val="bullet"/>
      <w:lvlText w:val=""/>
      <w:lvlJc w:val="left"/>
      <w:pPr>
        <w:ind w:left="2880" w:hanging="360"/>
      </w:pPr>
      <w:rPr>
        <w:rFonts w:ascii="Symbol" w:hAnsi="Symbol" w:hint="default"/>
      </w:rPr>
    </w:lvl>
    <w:lvl w:ilvl="4" w:tplc="E6304736">
      <w:start w:val="1"/>
      <w:numFmt w:val="bullet"/>
      <w:lvlText w:val="o"/>
      <w:lvlJc w:val="left"/>
      <w:pPr>
        <w:ind w:left="3600" w:hanging="360"/>
      </w:pPr>
      <w:rPr>
        <w:rFonts w:ascii="Courier New" w:hAnsi="Courier New" w:cs="Courier New" w:hint="default"/>
      </w:rPr>
    </w:lvl>
    <w:lvl w:ilvl="5" w:tplc="35BE2264">
      <w:start w:val="1"/>
      <w:numFmt w:val="bullet"/>
      <w:lvlText w:val=""/>
      <w:lvlJc w:val="left"/>
      <w:pPr>
        <w:ind w:left="4320" w:hanging="360"/>
      </w:pPr>
      <w:rPr>
        <w:rFonts w:ascii="Wingdings" w:hAnsi="Wingdings" w:hint="default"/>
      </w:rPr>
    </w:lvl>
    <w:lvl w:ilvl="6" w:tplc="98AA1A64">
      <w:start w:val="1"/>
      <w:numFmt w:val="bullet"/>
      <w:lvlText w:val=""/>
      <w:lvlJc w:val="left"/>
      <w:pPr>
        <w:ind w:left="5040" w:hanging="360"/>
      </w:pPr>
      <w:rPr>
        <w:rFonts w:ascii="Symbol" w:hAnsi="Symbol" w:hint="default"/>
      </w:rPr>
    </w:lvl>
    <w:lvl w:ilvl="7" w:tplc="F650EA00">
      <w:start w:val="1"/>
      <w:numFmt w:val="bullet"/>
      <w:lvlText w:val="o"/>
      <w:lvlJc w:val="left"/>
      <w:pPr>
        <w:ind w:left="5760" w:hanging="360"/>
      </w:pPr>
      <w:rPr>
        <w:rFonts w:ascii="Courier New" w:hAnsi="Courier New" w:cs="Courier New" w:hint="default"/>
      </w:rPr>
    </w:lvl>
    <w:lvl w:ilvl="8" w:tplc="BB16D0DE">
      <w:start w:val="1"/>
      <w:numFmt w:val="bullet"/>
      <w:lvlText w:val=""/>
      <w:lvlJc w:val="left"/>
      <w:pPr>
        <w:ind w:left="6480" w:hanging="360"/>
      </w:pPr>
      <w:rPr>
        <w:rFonts w:ascii="Wingdings" w:hAnsi="Wingdings" w:hint="default"/>
      </w:rPr>
    </w:lvl>
  </w:abstractNum>
  <w:abstractNum w:abstractNumId="2" w15:restartNumberingAfterBreak="0">
    <w:nsid w:val="0A7B3F37"/>
    <w:multiLevelType w:val="hybridMultilevel"/>
    <w:tmpl w:val="AF783424"/>
    <w:lvl w:ilvl="0" w:tplc="D354FB86">
      <w:start w:val="1"/>
      <w:numFmt w:val="upperLetter"/>
      <w:lvlText w:val="%1."/>
      <w:lvlJc w:val="left"/>
      <w:pPr>
        <w:ind w:left="720" w:hanging="360"/>
      </w:pPr>
      <w:rPr>
        <w:rFonts w:hint="default"/>
      </w:rPr>
    </w:lvl>
    <w:lvl w:ilvl="1" w:tplc="E21CCD2C">
      <w:start w:val="1"/>
      <w:numFmt w:val="lowerLetter"/>
      <w:lvlText w:val="%2."/>
      <w:lvlJc w:val="left"/>
      <w:pPr>
        <w:ind w:left="1440" w:hanging="360"/>
      </w:pPr>
    </w:lvl>
    <w:lvl w:ilvl="2" w:tplc="A5F659C2">
      <w:start w:val="1"/>
      <w:numFmt w:val="lowerRoman"/>
      <w:lvlText w:val="%3."/>
      <w:lvlJc w:val="right"/>
      <w:pPr>
        <w:ind w:left="2160" w:hanging="180"/>
      </w:pPr>
    </w:lvl>
    <w:lvl w:ilvl="3" w:tplc="C0A4D704">
      <w:start w:val="1"/>
      <w:numFmt w:val="decimal"/>
      <w:lvlText w:val="%4."/>
      <w:lvlJc w:val="left"/>
      <w:pPr>
        <w:ind w:left="2880" w:hanging="360"/>
      </w:pPr>
    </w:lvl>
    <w:lvl w:ilvl="4" w:tplc="65C486A0">
      <w:start w:val="1"/>
      <w:numFmt w:val="lowerLetter"/>
      <w:lvlText w:val="%5."/>
      <w:lvlJc w:val="left"/>
      <w:pPr>
        <w:ind w:left="3600" w:hanging="360"/>
      </w:pPr>
    </w:lvl>
    <w:lvl w:ilvl="5" w:tplc="3DAA069E">
      <w:start w:val="1"/>
      <w:numFmt w:val="lowerRoman"/>
      <w:lvlText w:val="%6."/>
      <w:lvlJc w:val="right"/>
      <w:pPr>
        <w:ind w:left="4320" w:hanging="180"/>
      </w:pPr>
    </w:lvl>
    <w:lvl w:ilvl="6" w:tplc="472CF90A">
      <w:start w:val="1"/>
      <w:numFmt w:val="decimal"/>
      <w:lvlText w:val="%7."/>
      <w:lvlJc w:val="left"/>
      <w:pPr>
        <w:ind w:left="5040" w:hanging="360"/>
      </w:pPr>
    </w:lvl>
    <w:lvl w:ilvl="7" w:tplc="9D264D4E">
      <w:start w:val="1"/>
      <w:numFmt w:val="lowerLetter"/>
      <w:lvlText w:val="%8."/>
      <w:lvlJc w:val="left"/>
      <w:pPr>
        <w:ind w:left="5760" w:hanging="360"/>
      </w:pPr>
    </w:lvl>
    <w:lvl w:ilvl="8" w:tplc="F8FEB9C4">
      <w:start w:val="1"/>
      <w:numFmt w:val="lowerRoman"/>
      <w:lvlText w:val="%9."/>
      <w:lvlJc w:val="right"/>
      <w:pPr>
        <w:ind w:left="6480" w:hanging="180"/>
      </w:pPr>
    </w:lvl>
  </w:abstractNum>
  <w:abstractNum w:abstractNumId="3" w15:restartNumberingAfterBreak="0">
    <w:nsid w:val="0C7A5685"/>
    <w:multiLevelType w:val="hybridMultilevel"/>
    <w:tmpl w:val="0F4077DC"/>
    <w:lvl w:ilvl="0" w:tplc="984AECC2">
      <w:start w:val="1"/>
      <w:numFmt w:val="upperLetter"/>
      <w:lvlText w:val="%1."/>
      <w:lvlJc w:val="left"/>
      <w:pPr>
        <w:ind w:left="720" w:hanging="360"/>
      </w:pPr>
      <w:rPr>
        <w:rFonts w:hint="default"/>
      </w:rPr>
    </w:lvl>
    <w:lvl w:ilvl="1" w:tplc="81C0312A">
      <w:start w:val="1"/>
      <w:numFmt w:val="lowerLetter"/>
      <w:lvlText w:val="%2."/>
      <w:lvlJc w:val="left"/>
      <w:pPr>
        <w:ind w:left="1440" w:hanging="360"/>
      </w:pPr>
    </w:lvl>
    <w:lvl w:ilvl="2" w:tplc="A3104A4E">
      <w:start w:val="1"/>
      <w:numFmt w:val="lowerRoman"/>
      <w:lvlText w:val="%3."/>
      <w:lvlJc w:val="right"/>
      <w:pPr>
        <w:ind w:left="2160" w:hanging="180"/>
      </w:pPr>
    </w:lvl>
    <w:lvl w:ilvl="3" w:tplc="06A4354A">
      <w:start w:val="1"/>
      <w:numFmt w:val="decimal"/>
      <w:lvlText w:val="%4."/>
      <w:lvlJc w:val="left"/>
      <w:pPr>
        <w:ind w:left="2880" w:hanging="360"/>
      </w:pPr>
    </w:lvl>
    <w:lvl w:ilvl="4" w:tplc="C5C47F36">
      <w:start w:val="1"/>
      <w:numFmt w:val="lowerLetter"/>
      <w:lvlText w:val="%5."/>
      <w:lvlJc w:val="left"/>
      <w:pPr>
        <w:ind w:left="3600" w:hanging="360"/>
      </w:pPr>
    </w:lvl>
    <w:lvl w:ilvl="5" w:tplc="A80A040E">
      <w:start w:val="1"/>
      <w:numFmt w:val="lowerRoman"/>
      <w:lvlText w:val="%6."/>
      <w:lvlJc w:val="right"/>
      <w:pPr>
        <w:ind w:left="4320" w:hanging="180"/>
      </w:pPr>
    </w:lvl>
    <w:lvl w:ilvl="6" w:tplc="FD568846">
      <w:start w:val="1"/>
      <w:numFmt w:val="decimal"/>
      <w:lvlText w:val="%7."/>
      <w:lvlJc w:val="left"/>
      <w:pPr>
        <w:ind w:left="5040" w:hanging="360"/>
      </w:pPr>
    </w:lvl>
    <w:lvl w:ilvl="7" w:tplc="7CB8071E">
      <w:start w:val="1"/>
      <w:numFmt w:val="lowerLetter"/>
      <w:lvlText w:val="%8."/>
      <w:lvlJc w:val="left"/>
      <w:pPr>
        <w:ind w:left="5760" w:hanging="360"/>
      </w:pPr>
    </w:lvl>
    <w:lvl w:ilvl="8" w:tplc="6E36ABC4">
      <w:start w:val="1"/>
      <w:numFmt w:val="lowerRoman"/>
      <w:lvlText w:val="%9."/>
      <w:lvlJc w:val="right"/>
      <w:pPr>
        <w:ind w:left="6480" w:hanging="180"/>
      </w:pPr>
    </w:lvl>
  </w:abstractNum>
  <w:abstractNum w:abstractNumId="4" w15:restartNumberingAfterBreak="0">
    <w:nsid w:val="0E587C14"/>
    <w:multiLevelType w:val="hybridMultilevel"/>
    <w:tmpl w:val="C39A7E68"/>
    <w:lvl w:ilvl="0" w:tplc="D94CD736">
      <w:start w:val="3"/>
      <w:numFmt w:val="bullet"/>
      <w:lvlText w:val="&gt;"/>
      <w:lvlJc w:val="left"/>
      <w:pPr>
        <w:ind w:left="1080" w:hanging="360"/>
      </w:pPr>
      <w:rPr>
        <w:rFonts w:ascii="Calibri" w:eastAsiaTheme="minorHAnsi" w:hAnsi="Calibri" w:cs="Calibri" w:hint="default"/>
      </w:rPr>
    </w:lvl>
    <w:lvl w:ilvl="1" w:tplc="E0AE2FA6">
      <w:start w:val="1"/>
      <w:numFmt w:val="bullet"/>
      <w:lvlText w:val="o"/>
      <w:lvlJc w:val="left"/>
      <w:pPr>
        <w:ind w:left="1800" w:hanging="360"/>
      </w:pPr>
      <w:rPr>
        <w:rFonts w:ascii="Courier New" w:hAnsi="Courier New" w:cs="Courier New" w:hint="default"/>
      </w:rPr>
    </w:lvl>
    <w:lvl w:ilvl="2" w:tplc="842AB52E">
      <w:start w:val="1"/>
      <w:numFmt w:val="bullet"/>
      <w:lvlText w:val=""/>
      <w:lvlJc w:val="left"/>
      <w:pPr>
        <w:ind w:left="2520" w:hanging="360"/>
      </w:pPr>
      <w:rPr>
        <w:rFonts w:ascii="Wingdings" w:hAnsi="Wingdings" w:hint="default"/>
      </w:rPr>
    </w:lvl>
    <w:lvl w:ilvl="3" w:tplc="51EA0E46">
      <w:start w:val="1"/>
      <w:numFmt w:val="bullet"/>
      <w:lvlText w:val=""/>
      <w:lvlJc w:val="left"/>
      <w:pPr>
        <w:ind w:left="3240" w:hanging="360"/>
      </w:pPr>
      <w:rPr>
        <w:rFonts w:ascii="Symbol" w:hAnsi="Symbol" w:hint="default"/>
      </w:rPr>
    </w:lvl>
    <w:lvl w:ilvl="4" w:tplc="004230B2">
      <w:start w:val="1"/>
      <w:numFmt w:val="bullet"/>
      <w:lvlText w:val="o"/>
      <w:lvlJc w:val="left"/>
      <w:pPr>
        <w:ind w:left="3960" w:hanging="360"/>
      </w:pPr>
      <w:rPr>
        <w:rFonts w:ascii="Courier New" w:hAnsi="Courier New" w:cs="Courier New" w:hint="default"/>
      </w:rPr>
    </w:lvl>
    <w:lvl w:ilvl="5" w:tplc="66787C28">
      <w:start w:val="1"/>
      <w:numFmt w:val="bullet"/>
      <w:lvlText w:val=""/>
      <w:lvlJc w:val="left"/>
      <w:pPr>
        <w:ind w:left="4680" w:hanging="360"/>
      </w:pPr>
      <w:rPr>
        <w:rFonts w:ascii="Wingdings" w:hAnsi="Wingdings" w:hint="default"/>
      </w:rPr>
    </w:lvl>
    <w:lvl w:ilvl="6" w:tplc="81BC9202">
      <w:start w:val="1"/>
      <w:numFmt w:val="bullet"/>
      <w:lvlText w:val=""/>
      <w:lvlJc w:val="left"/>
      <w:pPr>
        <w:ind w:left="5400" w:hanging="360"/>
      </w:pPr>
      <w:rPr>
        <w:rFonts w:ascii="Symbol" w:hAnsi="Symbol" w:hint="default"/>
      </w:rPr>
    </w:lvl>
    <w:lvl w:ilvl="7" w:tplc="E5DA6D42">
      <w:start w:val="1"/>
      <w:numFmt w:val="bullet"/>
      <w:lvlText w:val="o"/>
      <w:lvlJc w:val="left"/>
      <w:pPr>
        <w:ind w:left="6120" w:hanging="360"/>
      </w:pPr>
      <w:rPr>
        <w:rFonts w:ascii="Courier New" w:hAnsi="Courier New" w:cs="Courier New" w:hint="default"/>
      </w:rPr>
    </w:lvl>
    <w:lvl w:ilvl="8" w:tplc="EAB012AE">
      <w:start w:val="1"/>
      <w:numFmt w:val="bullet"/>
      <w:lvlText w:val=""/>
      <w:lvlJc w:val="left"/>
      <w:pPr>
        <w:ind w:left="6840" w:hanging="360"/>
      </w:pPr>
      <w:rPr>
        <w:rFonts w:ascii="Wingdings" w:hAnsi="Wingdings" w:hint="default"/>
      </w:rPr>
    </w:lvl>
  </w:abstractNum>
  <w:abstractNum w:abstractNumId="5" w15:restartNumberingAfterBreak="0">
    <w:nsid w:val="1E251D56"/>
    <w:multiLevelType w:val="multilevel"/>
    <w:tmpl w:val="11EE20D4"/>
    <w:lvl w:ilvl="0">
      <w:start w:val="4"/>
      <w:numFmt w:val="decimal"/>
      <w:lvlText w:val="%1"/>
      <w:lvlJc w:val="left"/>
      <w:pPr>
        <w:ind w:left="360" w:hanging="360"/>
      </w:pPr>
      <w:rPr>
        <w:rFonts w:eastAsiaTheme="minorHAnsi" w:cstheme="minorHAnsi" w:hint="default"/>
        <w:b/>
        <w:color w:val="0563C1" w:themeColor="hyperlink"/>
        <w:sz w:val="22"/>
        <w:u w:val="single"/>
      </w:rPr>
    </w:lvl>
    <w:lvl w:ilvl="1">
      <w:start w:val="2"/>
      <w:numFmt w:val="decimal"/>
      <w:lvlText w:val="%1.%2"/>
      <w:lvlJc w:val="left"/>
      <w:pPr>
        <w:ind w:left="960" w:hanging="720"/>
      </w:pPr>
      <w:rPr>
        <w:rFonts w:eastAsiaTheme="minorHAnsi" w:cstheme="minorHAnsi" w:hint="default"/>
        <w:b/>
        <w:color w:val="0563C1" w:themeColor="hyperlink"/>
        <w:sz w:val="22"/>
        <w:u w:val="single"/>
      </w:rPr>
    </w:lvl>
    <w:lvl w:ilvl="2">
      <w:start w:val="1"/>
      <w:numFmt w:val="decimal"/>
      <w:lvlText w:val="%1.%2.%3"/>
      <w:lvlJc w:val="left"/>
      <w:pPr>
        <w:ind w:left="1200" w:hanging="720"/>
      </w:pPr>
      <w:rPr>
        <w:rFonts w:eastAsiaTheme="minorHAnsi" w:cstheme="minorHAnsi" w:hint="default"/>
        <w:b/>
        <w:color w:val="0563C1" w:themeColor="hyperlink"/>
        <w:sz w:val="22"/>
        <w:u w:val="single"/>
      </w:rPr>
    </w:lvl>
    <w:lvl w:ilvl="3">
      <w:start w:val="1"/>
      <w:numFmt w:val="decimal"/>
      <w:lvlText w:val="%1.%2.%3.%4"/>
      <w:lvlJc w:val="left"/>
      <w:pPr>
        <w:ind w:left="1800" w:hanging="1080"/>
      </w:pPr>
      <w:rPr>
        <w:rFonts w:eastAsiaTheme="minorHAnsi" w:cstheme="minorHAnsi" w:hint="default"/>
        <w:b/>
        <w:color w:val="0563C1" w:themeColor="hyperlink"/>
        <w:sz w:val="22"/>
        <w:u w:val="single"/>
      </w:rPr>
    </w:lvl>
    <w:lvl w:ilvl="4">
      <w:start w:val="1"/>
      <w:numFmt w:val="decimal"/>
      <w:lvlText w:val="%1.%2.%3.%4.%5"/>
      <w:lvlJc w:val="left"/>
      <w:pPr>
        <w:ind w:left="2400" w:hanging="1440"/>
      </w:pPr>
      <w:rPr>
        <w:rFonts w:eastAsiaTheme="minorHAnsi" w:cstheme="minorHAnsi" w:hint="default"/>
        <w:b/>
        <w:color w:val="0563C1" w:themeColor="hyperlink"/>
        <w:sz w:val="22"/>
        <w:u w:val="single"/>
      </w:rPr>
    </w:lvl>
    <w:lvl w:ilvl="5">
      <w:start w:val="1"/>
      <w:numFmt w:val="decimal"/>
      <w:lvlText w:val="%1.%2.%3.%4.%5.%6"/>
      <w:lvlJc w:val="left"/>
      <w:pPr>
        <w:ind w:left="2640" w:hanging="1440"/>
      </w:pPr>
      <w:rPr>
        <w:rFonts w:eastAsiaTheme="minorHAnsi" w:cstheme="minorHAnsi" w:hint="default"/>
        <w:b/>
        <w:color w:val="0563C1" w:themeColor="hyperlink"/>
        <w:sz w:val="22"/>
        <w:u w:val="single"/>
      </w:rPr>
    </w:lvl>
    <w:lvl w:ilvl="6">
      <w:start w:val="1"/>
      <w:numFmt w:val="decimal"/>
      <w:lvlText w:val="%1.%2.%3.%4.%5.%6.%7"/>
      <w:lvlJc w:val="left"/>
      <w:pPr>
        <w:ind w:left="3240" w:hanging="1800"/>
      </w:pPr>
      <w:rPr>
        <w:rFonts w:eastAsiaTheme="minorHAnsi" w:cstheme="minorHAnsi" w:hint="default"/>
        <w:b/>
        <w:color w:val="0563C1" w:themeColor="hyperlink"/>
        <w:sz w:val="22"/>
        <w:u w:val="single"/>
      </w:rPr>
    </w:lvl>
    <w:lvl w:ilvl="7">
      <w:start w:val="1"/>
      <w:numFmt w:val="decimal"/>
      <w:lvlText w:val="%1.%2.%3.%4.%5.%6.%7.%8"/>
      <w:lvlJc w:val="left"/>
      <w:pPr>
        <w:ind w:left="3840" w:hanging="2160"/>
      </w:pPr>
      <w:rPr>
        <w:rFonts w:eastAsiaTheme="minorHAnsi" w:cstheme="minorHAnsi" w:hint="default"/>
        <w:b/>
        <w:color w:val="0563C1" w:themeColor="hyperlink"/>
        <w:sz w:val="22"/>
        <w:u w:val="single"/>
      </w:rPr>
    </w:lvl>
    <w:lvl w:ilvl="8">
      <w:start w:val="1"/>
      <w:numFmt w:val="decimal"/>
      <w:lvlText w:val="%1.%2.%3.%4.%5.%6.%7.%8.%9"/>
      <w:lvlJc w:val="left"/>
      <w:pPr>
        <w:ind w:left="4080" w:hanging="2160"/>
      </w:pPr>
      <w:rPr>
        <w:rFonts w:eastAsiaTheme="minorHAnsi" w:cstheme="minorHAnsi" w:hint="default"/>
        <w:b/>
        <w:color w:val="0563C1" w:themeColor="hyperlink"/>
        <w:sz w:val="22"/>
        <w:u w:val="single"/>
      </w:rPr>
    </w:lvl>
  </w:abstractNum>
  <w:abstractNum w:abstractNumId="6" w15:restartNumberingAfterBreak="0">
    <w:nsid w:val="2B900180"/>
    <w:multiLevelType w:val="hybridMultilevel"/>
    <w:tmpl w:val="753C115E"/>
    <w:lvl w:ilvl="0" w:tplc="8A1CBBF6">
      <w:start w:val="1"/>
      <w:numFmt w:val="bullet"/>
      <w:lvlText w:val=""/>
      <w:lvlJc w:val="left"/>
      <w:pPr>
        <w:ind w:left="720" w:hanging="360"/>
      </w:pPr>
      <w:rPr>
        <w:rFonts w:ascii="Wingdings" w:eastAsiaTheme="minorHAnsi" w:hAnsi="Wingdings" w:cstheme="minorBidi" w:hint="default"/>
      </w:rPr>
    </w:lvl>
    <w:lvl w:ilvl="1" w:tplc="79287566">
      <w:start w:val="1"/>
      <w:numFmt w:val="bullet"/>
      <w:lvlText w:val="o"/>
      <w:lvlJc w:val="left"/>
      <w:pPr>
        <w:ind w:left="1440" w:hanging="360"/>
      </w:pPr>
      <w:rPr>
        <w:rFonts w:ascii="Courier New" w:hAnsi="Courier New" w:cs="Courier New" w:hint="default"/>
      </w:rPr>
    </w:lvl>
    <w:lvl w:ilvl="2" w:tplc="53963076">
      <w:start w:val="1"/>
      <w:numFmt w:val="bullet"/>
      <w:lvlText w:val=""/>
      <w:lvlJc w:val="left"/>
      <w:pPr>
        <w:ind w:left="2160" w:hanging="360"/>
      </w:pPr>
      <w:rPr>
        <w:rFonts w:ascii="Wingdings" w:hAnsi="Wingdings" w:hint="default"/>
      </w:rPr>
    </w:lvl>
    <w:lvl w:ilvl="3" w:tplc="9E989406">
      <w:start w:val="1"/>
      <w:numFmt w:val="bullet"/>
      <w:lvlText w:val=""/>
      <w:lvlJc w:val="left"/>
      <w:pPr>
        <w:ind w:left="2880" w:hanging="360"/>
      </w:pPr>
      <w:rPr>
        <w:rFonts w:ascii="Symbol" w:hAnsi="Symbol" w:hint="default"/>
      </w:rPr>
    </w:lvl>
    <w:lvl w:ilvl="4" w:tplc="18DAA1C4">
      <w:start w:val="1"/>
      <w:numFmt w:val="bullet"/>
      <w:lvlText w:val="o"/>
      <w:lvlJc w:val="left"/>
      <w:pPr>
        <w:ind w:left="3600" w:hanging="360"/>
      </w:pPr>
      <w:rPr>
        <w:rFonts w:ascii="Courier New" w:hAnsi="Courier New" w:cs="Courier New" w:hint="default"/>
      </w:rPr>
    </w:lvl>
    <w:lvl w:ilvl="5" w:tplc="71729B26">
      <w:start w:val="1"/>
      <w:numFmt w:val="bullet"/>
      <w:lvlText w:val=""/>
      <w:lvlJc w:val="left"/>
      <w:pPr>
        <w:ind w:left="4320" w:hanging="360"/>
      </w:pPr>
      <w:rPr>
        <w:rFonts w:ascii="Wingdings" w:hAnsi="Wingdings" w:hint="default"/>
      </w:rPr>
    </w:lvl>
    <w:lvl w:ilvl="6" w:tplc="A5984CF8">
      <w:start w:val="1"/>
      <w:numFmt w:val="bullet"/>
      <w:lvlText w:val=""/>
      <w:lvlJc w:val="left"/>
      <w:pPr>
        <w:ind w:left="5040" w:hanging="360"/>
      </w:pPr>
      <w:rPr>
        <w:rFonts w:ascii="Symbol" w:hAnsi="Symbol" w:hint="default"/>
      </w:rPr>
    </w:lvl>
    <w:lvl w:ilvl="7" w:tplc="3C0617C0">
      <w:start w:val="1"/>
      <w:numFmt w:val="bullet"/>
      <w:lvlText w:val="o"/>
      <w:lvlJc w:val="left"/>
      <w:pPr>
        <w:ind w:left="5760" w:hanging="360"/>
      </w:pPr>
      <w:rPr>
        <w:rFonts w:ascii="Courier New" w:hAnsi="Courier New" w:cs="Courier New" w:hint="default"/>
      </w:rPr>
    </w:lvl>
    <w:lvl w:ilvl="8" w:tplc="6360CE00">
      <w:start w:val="1"/>
      <w:numFmt w:val="bullet"/>
      <w:lvlText w:val=""/>
      <w:lvlJc w:val="left"/>
      <w:pPr>
        <w:ind w:left="6480" w:hanging="360"/>
      </w:pPr>
      <w:rPr>
        <w:rFonts w:ascii="Wingdings" w:hAnsi="Wingdings" w:hint="default"/>
      </w:rPr>
    </w:lvl>
  </w:abstractNum>
  <w:abstractNum w:abstractNumId="7" w15:restartNumberingAfterBreak="0">
    <w:nsid w:val="2DC04E10"/>
    <w:multiLevelType w:val="hybridMultilevel"/>
    <w:tmpl w:val="0AD282B6"/>
    <w:lvl w:ilvl="0" w:tplc="DE2836F6">
      <w:start w:val="1"/>
      <w:numFmt w:val="bullet"/>
      <w:lvlText w:val=""/>
      <w:lvlJc w:val="left"/>
      <w:pPr>
        <w:tabs>
          <w:tab w:val="num" w:pos="720"/>
        </w:tabs>
        <w:ind w:left="720" w:hanging="360"/>
      </w:pPr>
      <w:rPr>
        <w:rFonts w:ascii="Symbol" w:hAnsi="Symbol" w:hint="default"/>
        <w:sz w:val="20"/>
      </w:rPr>
    </w:lvl>
    <w:lvl w:ilvl="1" w:tplc="FE023852">
      <w:start w:val="1"/>
      <w:numFmt w:val="bullet"/>
      <w:lvlText w:val="o"/>
      <w:lvlJc w:val="left"/>
      <w:pPr>
        <w:tabs>
          <w:tab w:val="num" w:pos="1440"/>
        </w:tabs>
        <w:ind w:left="1440" w:hanging="360"/>
      </w:pPr>
      <w:rPr>
        <w:rFonts w:ascii="Courier New" w:hAnsi="Courier New" w:hint="default"/>
        <w:sz w:val="20"/>
      </w:rPr>
    </w:lvl>
    <w:lvl w:ilvl="2" w:tplc="26CEF8B8">
      <w:start w:val="1"/>
      <w:numFmt w:val="bullet"/>
      <w:lvlText w:val=""/>
      <w:lvlJc w:val="left"/>
      <w:pPr>
        <w:tabs>
          <w:tab w:val="num" w:pos="2160"/>
        </w:tabs>
        <w:ind w:left="2160" w:hanging="360"/>
      </w:pPr>
      <w:rPr>
        <w:rFonts w:ascii="Wingdings" w:hAnsi="Wingdings" w:hint="default"/>
        <w:sz w:val="20"/>
      </w:rPr>
    </w:lvl>
    <w:lvl w:ilvl="3" w:tplc="6E6A59D2">
      <w:start w:val="1"/>
      <w:numFmt w:val="bullet"/>
      <w:lvlText w:val=""/>
      <w:lvlJc w:val="left"/>
      <w:pPr>
        <w:tabs>
          <w:tab w:val="num" w:pos="2880"/>
        </w:tabs>
        <w:ind w:left="2880" w:hanging="360"/>
      </w:pPr>
      <w:rPr>
        <w:rFonts w:ascii="Wingdings" w:hAnsi="Wingdings" w:hint="default"/>
        <w:sz w:val="20"/>
      </w:rPr>
    </w:lvl>
    <w:lvl w:ilvl="4" w:tplc="6ACCB40E">
      <w:start w:val="1"/>
      <w:numFmt w:val="bullet"/>
      <w:lvlText w:val=""/>
      <w:lvlJc w:val="left"/>
      <w:pPr>
        <w:tabs>
          <w:tab w:val="num" w:pos="3600"/>
        </w:tabs>
        <w:ind w:left="3600" w:hanging="360"/>
      </w:pPr>
      <w:rPr>
        <w:rFonts w:ascii="Wingdings" w:hAnsi="Wingdings" w:hint="default"/>
        <w:sz w:val="20"/>
      </w:rPr>
    </w:lvl>
    <w:lvl w:ilvl="5" w:tplc="F3129A5C">
      <w:start w:val="1"/>
      <w:numFmt w:val="bullet"/>
      <w:lvlText w:val=""/>
      <w:lvlJc w:val="left"/>
      <w:pPr>
        <w:tabs>
          <w:tab w:val="num" w:pos="4320"/>
        </w:tabs>
        <w:ind w:left="4320" w:hanging="360"/>
      </w:pPr>
      <w:rPr>
        <w:rFonts w:ascii="Wingdings" w:hAnsi="Wingdings" w:hint="default"/>
        <w:sz w:val="20"/>
      </w:rPr>
    </w:lvl>
    <w:lvl w:ilvl="6" w:tplc="5AE20B04">
      <w:start w:val="1"/>
      <w:numFmt w:val="bullet"/>
      <w:lvlText w:val=""/>
      <w:lvlJc w:val="left"/>
      <w:pPr>
        <w:tabs>
          <w:tab w:val="num" w:pos="5040"/>
        </w:tabs>
        <w:ind w:left="5040" w:hanging="360"/>
      </w:pPr>
      <w:rPr>
        <w:rFonts w:ascii="Wingdings" w:hAnsi="Wingdings" w:hint="default"/>
        <w:sz w:val="20"/>
      </w:rPr>
    </w:lvl>
    <w:lvl w:ilvl="7" w:tplc="F822B212">
      <w:start w:val="1"/>
      <w:numFmt w:val="bullet"/>
      <w:lvlText w:val=""/>
      <w:lvlJc w:val="left"/>
      <w:pPr>
        <w:tabs>
          <w:tab w:val="num" w:pos="5760"/>
        </w:tabs>
        <w:ind w:left="5760" w:hanging="360"/>
      </w:pPr>
      <w:rPr>
        <w:rFonts w:ascii="Wingdings" w:hAnsi="Wingdings" w:hint="default"/>
        <w:sz w:val="20"/>
      </w:rPr>
    </w:lvl>
    <w:lvl w:ilvl="8" w:tplc="EBFCBDE6">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B16E7"/>
    <w:multiLevelType w:val="hybridMultilevel"/>
    <w:tmpl w:val="7CA2F45C"/>
    <w:lvl w:ilvl="0" w:tplc="3168B0DA">
      <w:start w:val="1"/>
      <w:numFmt w:val="bullet"/>
      <w:lvlText w:val=""/>
      <w:lvlJc w:val="left"/>
      <w:pPr>
        <w:tabs>
          <w:tab w:val="num" w:pos="720"/>
        </w:tabs>
        <w:ind w:left="720" w:hanging="360"/>
      </w:pPr>
      <w:rPr>
        <w:rFonts w:ascii="Symbol" w:hAnsi="Symbol" w:hint="default"/>
        <w:sz w:val="20"/>
      </w:rPr>
    </w:lvl>
    <w:lvl w:ilvl="1" w:tplc="32F41BE2">
      <w:start w:val="1"/>
      <w:numFmt w:val="bullet"/>
      <w:lvlText w:val="o"/>
      <w:lvlJc w:val="left"/>
      <w:pPr>
        <w:tabs>
          <w:tab w:val="num" w:pos="1440"/>
        </w:tabs>
        <w:ind w:left="1440" w:hanging="360"/>
      </w:pPr>
      <w:rPr>
        <w:rFonts w:ascii="Courier New" w:hAnsi="Courier New" w:hint="default"/>
        <w:sz w:val="20"/>
      </w:rPr>
    </w:lvl>
    <w:lvl w:ilvl="2" w:tplc="22904A1C">
      <w:start w:val="1"/>
      <w:numFmt w:val="bullet"/>
      <w:lvlText w:val=""/>
      <w:lvlJc w:val="left"/>
      <w:pPr>
        <w:tabs>
          <w:tab w:val="num" w:pos="2160"/>
        </w:tabs>
        <w:ind w:left="2160" w:hanging="360"/>
      </w:pPr>
      <w:rPr>
        <w:rFonts w:ascii="Wingdings" w:hAnsi="Wingdings" w:hint="default"/>
        <w:sz w:val="20"/>
      </w:rPr>
    </w:lvl>
    <w:lvl w:ilvl="3" w:tplc="8902A992">
      <w:start w:val="1"/>
      <w:numFmt w:val="bullet"/>
      <w:lvlText w:val=""/>
      <w:lvlJc w:val="left"/>
      <w:pPr>
        <w:tabs>
          <w:tab w:val="num" w:pos="2880"/>
        </w:tabs>
        <w:ind w:left="2880" w:hanging="360"/>
      </w:pPr>
      <w:rPr>
        <w:rFonts w:ascii="Wingdings" w:hAnsi="Wingdings" w:hint="default"/>
        <w:sz w:val="20"/>
      </w:rPr>
    </w:lvl>
    <w:lvl w:ilvl="4" w:tplc="DF9CF5A8">
      <w:start w:val="1"/>
      <w:numFmt w:val="bullet"/>
      <w:lvlText w:val=""/>
      <w:lvlJc w:val="left"/>
      <w:pPr>
        <w:tabs>
          <w:tab w:val="num" w:pos="3600"/>
        </w:tabs>
        <w:ind w:left="3600" w:hanging="360"/>
      </w:pPr>
      <w:rPr>
        <w:rFonts w:ascii="Wingdings" w:hAnsi="Wingdings" w:hint="default"/>
        <w:sz w:val="20"/>
      </w:rPr>
    </w:lvl>
    <w:lvl w:ilvl="5" w:tplc="DAEC1352">
      <w:start w:val="1"/>
      <w:numFmt w:val="bullet"/>
      <w:lvlText w:val=""/>
      <w:lvlJc w:val="left"/>
      <w:pPr>
        <w:tabs>
          <w:tab w:val="num" w:pos="4320"/>
        </w:tabs>
        <w:ind w:left="4320" w:hanging="360"/>
      </w:pPr>
      <w:rPr>
        <w:rFonts w:ascii="Wingdings" w:hAnsi="Wingdings" w:hint="default"/>
        <w:sz w:val="20"/>
      </w:rPr>
    </w:lvl>
    <w:lvl w:ilvl="6" w:tplc="6F6E2B62">
      <w:start w:val="1"/>
      <w:numFmt w:val="bullet"/>
      <w:lvlText w:val=""/>
      <w:lvlJc w:val="left"/>
      <w:pPr>
        <w:tabs>
          <w:tab w:val="num" w:pos="5040"/>
        </w:tabs>
        <w:ind w:left="5040" w:hanging="360"/>
      </w:pPr>
      <w:rPr>
        <w:rFonts w:ascii="Wingdings" w:hAnsi="Wingdings" w:hint="default"/>
        <w:sz w:val="20"/>
      </w:rPr>
    </w:lvl>
    <w:lvl w:ilvl="7" w:tplc="96F483AA">
      <w:start w:val="1"/>
      <w:numFmt w:val="bullet"/>
      <w:lvlText w:val=""/>
      <w:lvlJc w:val="left"/>
      <w:pPr>
        <w:tabs>
          <w:tab w:val="num" w:pos="5760"/>
        </w:tabs>
        <w:ind w:left="5760" w:hanging="360"/>
      </w:pPr>
      <w:rPr>
        <w:rFonts w:ascii="Wingdings" w:hAnsi="Wingdings" w:hint="default"/>
        <w:sz w:val="20"/>
      </w:rPr>
    </w:lvl>
    <w:lvl w:ilvl="8" w:tplc="95487260">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7558B"/>
    <w:multiLevelType w:val="hybridMultilevel"/>
    <w:tmpl w:val="1CFE822C"/>
    <w:lvl w:ilvl="0" w:tplc="50CACFBE">
      <w:start w:val="1"/>
      <w:numFmt w:val="decimal"/>
      <w:lvlText w:val="%1."/>
      <w:lvlJc w:val="left"/>
      <w:pPr>
        <w:ind w:left="720" w:hanging="360"/>
      </w:pPr>
    </w:lvl>
    <w:lvl w:ilvl="1" w:tplc="2C260E38">
      <w:start w:val="1"/>
      <w:numFmt w:val="lowerLetter"/>
      <w:lvlText w:val="%2."/>
      <w:lvlJc w:val="left"/>
      <w:pPr>
        <w:ind w:left="1440" w:hanging="360"/>
      </w:pPr>
    </w:lvl>
    <w:lvl w:ilvl="2" w:tplc="DEE20348">
      <w:start w:val="1"/>
      <w:numFmt w:val="lowerRoman"/>
      <w:lvlText w:val="%3."/>
      <w:lvlJc w:val="right"/>
      <w:pPr>
        <w:ind w:left="2160" w:hanging="180"/>
      </w:pPr>
    </w:lvl>
    <w:lvl w:ilvl="3" w:tplc="22FA2E66">
      <w:start w:val="1"/>
      <w:numFmt w:val="decimal"/>
      <w:lvlText w:val="%4."/>
      <w:lvlJc w:val="left"/>
      <w:pPr>
        <w:ind w:left="2880" w:hanging="360"/>
      </w:pPr>
    </w:lvl>
    <w:lvl w:ilvl="4" w:tplc="6D4C5E18">
      <w:start w:val="1"/>
      <w:numFmt w:val="lowerLetter"/>
      <w:lvlText w:val="%5."/>
      <w:lvlJc w:val="left"/>
      <w:pPr>
        <w:ind w:left="3600" w:hanging="360"/>
      </w:pPr>
    </w:lvl>
    <w:lvl w:ilvl="5" w:tplc="2A4CFA06">
      <w:start w:val="1"/>
      <w:numFmt w:val="lowerRoman"/>
      <w:lvlText w:val="%6."/>
      <w:lvlJc w:val="right"/>
      <w:pPr>
        <w:ind w:left="4320" w:hanging="180"/>
      </w:pPr>
    </w:lvl>
    <w:lvl w:ilvl="6" w:tplc="573AA01A">
      <w:start w:val="1"/>
      <w:numFmt w:val="decimal"/>
      <w:lvlText w:val="%7."/>
      <w:lvlJc w:val="left"/>
      <w:pPr>
        <w:ind w:left="5040" w:hanging="360"/>
      </w:pPr>
    </w:lvl>
    <w:lvl w:ilvl="7" w:tplc="9CFA897C">
      <w:start w:val="1"/>
      <w:numFmt w:val="lowerLetter"/>
      <w:lvlText w:val="%8."/>
      <w:lvlJc w:val="left"/>
      <w:pPr>
        <w:ind w:left="5760" w:hanging="360"/>
      </w:pPr>
    </w:lvl>
    <w:lvl w:ilvl="8" w:tplc="CA469D30">
      <w:start w:val="1"/>
      <w:numFmt w:val="lowerRoman"/>
      <w:lvlText w:val="%9."/>
      <w:lvlJc w:val="right"/>
      <w:pPr>
        <w:ind w:left="6480" w:hanging="180"/>
      </w:pPr>
    </w:lvl>
  </w:abstractNum>
  <w:abstractNum w:abstractNumId="10" w15:restartNumberingAfterBreak="0">
    <w:nsid w:val="34167F3C"/>
    <w:multiLevelType w:val="hybridMultilevel"/>
    <w:tmpl w:val="D7EC1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FF1690"/>
    <w:multiLevelType w:val="multilevel"/>
    <w:tmpl w:val="D9B23FFC"/>
    <w:lvl w:ilvl="0">
      <w:start w:val="1"/>
      <w:numFmt w:val="decimal"/>
      <w:pStyle w:val="Titre1"/>
      <w:lvlText w:val="%1"/>
      <w:lvlJc w:val="left"/>
      <w:pPr>
        <w:ind w:left="792" w:hanging="432"/>
      </w:pPr>
    </w:lvl>
    <w:lvl w:ilvl="1">
      <w:start w:val="1"/>
      <w:numFmt w:val="decimal"/>
      <w:pStyle w:val="Titre2"/>
      <w:lvlText w:val="%1.%2"/>
      <w:lvlJc w:val="left"/>
      <w:pPr>
        <w:ind w:left="936" w:hanging="576"/>
      </w:pPr>
    </w:lvl>
    <w:lvl w:ilvl="2">
      <w:start w:val="1"/>
      <w:numFmt w:val="decimal"/>
      <w:pStyle w:val="Titre3"/>
      <w:lvlText w:val="%1.%2.%3"/>
      <w:lvlJc w:val="left"/>
      <w:pPr>
        <w:ind w:left="1080" w:hanging="720"/>
      </w:pPr>
    </w:lvl>
    <w:lvl w:ilvl="3">
      <w:start w:val="1"/>
      <w:numFmt w:val="decimal"/>
      <w:pStyle w:val="Titre4"/>
      <w:lvlText w:val="%1.%2.%3.%4"/>
      <w:lvlJc w:val="left"/>
      <w:pPr>
        <w:ind w:left="1224" w:hanging="864"/>
      </w:pPr>
    </w:lvl>
    <w:lvl w:ilvl="4">
      <w:start w:val="1"/>
      <w:numFmt w:val="decimal"/>
      <w:pStyle w:val="Titre5"/>
      <w:lvlText w:val="%1.%2.%3.%4.%5"/>
      <w:lvlJc w:val="left"/>
      <w:pPr>
        <w:ind w:left="1368" w:hanging="1008"/>
      </w:pPr>
    </w:lvl>
    <w:lvl w:ilvl="5">
      <w:start w:val="1"/>
      <w:numFmt w:val="decimal"/>
      <w:pStyle w:val="Titre6"/>
      <w:lvlText w:val="%1.%2.%3.%4.%5.%6"/>
      <w:lvlJc w:val="left"/>
      <w:pPr>
        <w:ind w:left="1512" w:hanging="1152"/>
      </w:pPr>
    </w:lvl>
    <w:lvl w:ilvl="6">
      <w:start w:val="1"/>
      <w:numFmt w:val="decimal"/>
      <w:pStyle w:val="Titre7"/>
      <w:lvlText w:val="%1.%2.%3.%4.%5.%6.%7"/>
      <w:lvlJc w:val="left"/>
      <w:pPr>
        <w:ind w:left="1656" w:hanging="1296"/>
      </w:pPr>
    </w:lvl>
    <w:lvl w:ilvl="7">
      <w:start w:val="1"/>
      <w:numFmt w:val="decimal"/>
      <w:pStyle w:val="Titre8"/>
      <w:lvlText w:val="%1.%2.%3.%4.%5.%6.%7.%8"/>
      <w:lvlJc w:val="left"/>
      <w:pPr>
        <w:ind w:left="1800" w:hanging="1440"/>
      </w:pPr>
    </w:lvl>
    <w:lvl w:ilvl="8">
      <w:start w:val="1"/>
      <w:numFmt w:val="decimal"/>
      <w:pStyle w:val="Titre9"/>
      <w:lvlText w:val="%1.%2.%3.%4.%5.%6.%7.%8.%9"/>
      <w:lvlJc w:val="left"/>
      <w:pPr>
        <w:ind w:left="1944" w:hanging="1584"/>
      </w:pPr>
    </w:lvl>
  </w:abstractNum>
  <w:abstractNum w:abstractNumId="12" w15:restartNumberingAfterBreak="0">
    <w:nsid w:val="375447D8"/>
    <w:multiLevelType w:val="hybridMultilevel"/>
    <w:tmpl w:val="D2DAADDE"/>
    <w:lvl w:ilvl="0" w:tplc="9E4C72DE">
      <w:start w:val="6"/>
      <w:numFmt w:val="bullet"/>
      <w:lvlText w:val="-"/>
      <w:lvlJc w:val="left"/>
      <w:pPr>
        <w:ind w:left="720" w:hanging="360"/>
      </w:pPr>
      <w:rPr>
        <w:rFonts w:ascii="Liberation Serif" w:hAnsi="Liberation Serif" w:cs="Lohit Devanagari" w:hint="default"/>
      </w:rPr>
    </w:lvl>
    <w:lvl w:ilvl="1" w:tplc="240A0E40">
      <w:start w:val="1"/>
      <w:numFmt w:val="bullet"/>
      <w:lvlText w:val="o"/>
      <w:lvlJc w:val="left"/>
      <w:pPr>
        <w:ind w:left="1440" w:hanging="360"/>
      </w:pPr>
      <w:rPr>
        <w:rFonts w:ascii="Courier New" w:hAnsi="Courier New" w:cs="Courier New" w:hint="default"/>
      </w:rPr>
    </w:lvl>
    <w:lvl w:ilvl="2" w:tplc="1F7420D0">
      <w:start w:val="1"/>
      <w:numFmt w:val="bullet"/>
      <w:lvlText w:val=""/>
      <w:lvlJc w:val="left"/>
      <w:pPr>
        <w:ind w:left="2160" w:hanging="360"/>
      </w:pPr>
      <w:rPr>
        <w:rFonts w:ascii="Wingdings" w:hAnsi="Wingdings" w:cs="Wingdings" w:hint="default"/>
      </w:rPr>
    </w:lvl>
    <w:lvl w:ilvl="3" w:tplc="3894F67C">
      <w:start w:val="1"/>
      <w:numFmt w:val="bullet"/>
      <w:lvlText w:val=""/>
      <w:lvlJc w:val="left"/>
      <w:pPr>
        <w:ind w:left="2880" w:hanging="360"/>
      </w:pPr>
      <w:rPr>
        <w:rFonts w:ascii="Symbol" w:hAnsi="Symbol" w:cs="Symbol" w:hint="default"/>
      </w:rPr>
    </w:lvl>
    <w:lvl w:ilvl="4" w:tplc="B12A4422">
      <w:start w:val="1"/>
      <w:numFmt w:val="bullet"/>
      <w:lvlText w:val="o"/>
      <w:lvlJc w:val="left"/>
      <w:pPr>
        <w:ind w:left="3600" w:hanging="360"/>
      </w:pPr>
      <w:rPr>
        <w:rFonts w:ascii="Courier New" w:hAnsi="Courier New" w:cs="Courier New" w:hint="default"/>
      </w:rPr>
    </w:lvl>
    <w:lvl w:ilvl="5" w:tplc="33303298">
      <w:start w:val="1"/>
      <w:numFmt w:val="bullet"/>
      <w:lvlText w:val=""/>
      <w:lvlJc w:val="left"/>
      <w:pPr>
        <w:ind w:left="4320" w:hanging="360"/>
      </w:pPr>
      <w:rPr>
        <w:rFonts w:ascii="Wingdings" w:hAnsi="Wingdings" w:cs="Wingdings" w:hint="default"/>
      </w:rPr>
    </w:lvl>
    <w:lvl w:ilvl="6" w:tplc="5CE06E00">
      <w:start w:val="1"/>
      <w:numFmt w:val="bullet"/>
      <w:lvlText w:val=""/>
      <w:lvlJc w:val="left"/>
      <w:pPr>
        <w:ind w:left="5040" w:hanging="360"/>
      </w:pPr>
      <w:rPr>
        <w:rFonts w:ascii="Symbol" w:hAnsi="Symbol" w:cs="Symbol" w:hint="default"/>
      </w:rPr>
    </w:lvl>
    <w:lvl w:ilvl="7" w:tplc="63984F1E">
      <w:start w:val="1"/>
      <w:numFmt w:val="bullet"/>
      <w:lvlText w:val="o"/>
      <w:lvlJc w:val="left"/>
      <w:pPr>
        <w:ind w:left="5760" w:hanging="360"/>
      </w:pPr>
      <w:rPr>
        <w:rFonts w:ascii="Courier New" w:hAnsi="Courier New" w:cs="Courier New" w:hint="default"/>
      </w:rPr>
    </w:lvl>
    <w:lvl w:ilvl="8" w:tplc="9DBEFC1C">
      <w:start w:val="1"/>
      <w:numFmt w:val="bullet"/>
      <w:lvlText w:val=""/>
      <w:lvlJc w:val="left"/>
      <w:pPr>
        <w:ind w:left="6480" w:hanging="360"/>
      </w:pPr>
      <w:rPr>
        <w:rFonts w:ascii="Wingdings" w:hAnsi="Wingdings" w:cs="Wingdings" w:hint="default"/>
      </w:rPr>
    </w:lvl>
  </w:abstractNum>
  <w:abstractNum w:abstractNumId="13" w15:restartNumberingAfterBreak="0">
    <w:nsid w:val="3BE328BD"/>
    <w:multiLevelType w:val="hybridMultilevel"/>
    <w:tmpl w:val="4EA46E42"/>
    <w:lvl w:ilvl="0" w:tplc="3C8C2746">
      <w:start w:val="1"/>
      <w:numFmt w:val="bullet"/>
      <w:lvlText w:val=""/>
      <w:lvlJc w:val="left"/>
      <w:pPr>
        <w:ind w:left="1080" w:hanging="360"/>
      </w:pPr>
      <w:rPr>
        <w:rFonts w:ascii="Wingdings" w:eastAsiaTheme="minorHAnsi" w:hAnsi="Wingdings" w:cs="Calibri" w:hint="default"/>
      </w:rPr>
    </w:lvl>
    <w:lvl w:ilvl="1" w:tplc="2528E1BA">
      <w:start w:val="1"/>
      <w:numFmt w:val="bullet"/>
      <w:lvlText w:val="o"/>
      <w:lvlJc w:val="left"/>
      <w:pPr>
        <w:ind w:left="1800" w:hanging="360"/>
      </w:pPr>
      <w:rPr>
        <w:rFonts w:ascii="Courier New" w:hAnsi="Courier New" w:cs="Courier New" w:hint="default"/>
      </w:rPr>
    </w:lvl>
    <w:lvl w:ilvl="2" w:tplc="505A0A1E">
      <w:start w:val="1"/>
      <w:numFmt w:val="bullet"/>
      <w:lvlText w:val=""/>
      <w:lvlJc w:val="left"/>
      <w:pPr>
        <w:ind w:left="2520" w:hanging="360"/>
      </w:pPr>
      <w:rPr>
        <w:rFonts w:ascii="Wingdings" w:hAnsi="Wingdings" w:hint="default"/>
      </w:rPr>
    </w:lvl>
    <w:lvl w:ilvl="3" w:tplc="5AA27584">
      <w:start w:val="1"/>
      <w:numFmt w:val="bullet"/>
      <w:lvlText w:val=""/>
      <w:lvlJc w:val="left"/>
      <w:pPr>
        <w:ind w:left="3240" w:hanging="360"/>
      </w:pPr>
      <w:rPr>
        <w:rFonts w:ascii="Symbol" w:hAnsi="Symbol" w:hint="default"/>
      </w:rPr>
    </w:lvl>
    <w:lvl w:ilvl="4" w:tplc="D0920DE4">
      <w:start w:val="1"/>
      <w:numFmt w:val="bullet"/>
      <w:lvlText w:val="o"/>
      <w:lvlJc w:val="left"/>
      <w:pPr>
        <w:ind w:left="3960" w:hanging="360"/>
      </w:pPr>
      <w:rPr>
        <w:rFonts w:ascii="Courier New" w:hAnsi="Courier New" w:cs="Courier New" w:hint="default"/>
      </w:rPr>
    </w:lvl>
    <w:lvl w:ilvl="5" w:tplc="4B2077A2">
      <w:start w:val="1"/>
      <w:numFmt w:val="bullet"/>
      <w:lvlText w:val=""/>
      <w:lvlJc w:val="left"/>
      <w:pPr>
        <w:ind w:left="4680" w:hanging="360"/>
      </w:pPr>
      <w:rPr>
        <w:rFonts w:ascii="Wingdings" w:hAnsi="Wingdings" w:hint="default"/>
      </w:rPr>
    </w:lvl>
    <w:lvl w:ilvl="6" w:tplc="FDC61786">
      <w:start w:val="1"/>
      <w:numFmt w:val="bullet"/>
      <w:lvlText w:val=""/>
      <w:lvlJc w:val="left"/>
      <w:pPr>
        <w:ind w:left="5400" w:hanging="360"/>
      </w:pPr>
      <w:rPr>
        <w:rFonts w:ascii="Symbol" w:hAnsi="Symbol" w:hint="default"/>
      </w:rPr>
    </w:lvl>
    <w:lvl w:ilvl="7" w:tplc="CFBC0492">
      <w:start w:val="1"/>
      <w:numFmt w:val="bullet"/>
      <w:lvlText w:val="o"/>
      <w:lvlJc w:val="left"/>
      <w:pPr>
        <w:ind w:left="6120" w:hanging="360"/>
      </w:pPr>
      <w:rPr>
        <w:rFonts w:ascii="Courier New" w:hAnsi="Courier New" w:cs="Courier New" w:hint="default"/>
      </w:rPr>
    </w:lvl>
    <w:lvl w:ilvl="8" w:tplc="D92AA862">
      <w:start w:val="1"/>
      <w:numFmt w:val="bullet"/>
      <w:lvlText w:val=""/>
      <w:lvlJc w:val="left"/>
      <w:pPr>
        <w:ind w:left="6840" w:hanging="360"/>
      </w:pPr>
      <w:rPr>
        <w:rFonts w:ascii="Wingdings" w:hAnsi="Wingdings" w:hint="default"/>
      </w:rPr>
    </w:lvl>
  </w:abstractNum>
  <w:abstractNum w:abstractNumId="14" w15:restartNumberingAfterBreak="0">
    <w:nsid w:val="3F044A75"/>
    <w:multiLevelType w:val="hybridMultilevel"/>
    <w:tmpl w:val="53461C3E"/>
    <w:lvl w:ilvl="0" w:tplc="D24890C4">
      <w:start w:val="1"/>
      <w:numFmt w:val="bullet"/>
      <w:lvlText w:val="-"/>
      <w:lvlJc w:val="left"/>
      <w:pPr>
        <w:ind w:left="720" w:hanging="360"/>
      </w:pPr>
      <w:rPr>
        <w:rFonts w:ascii="Calibri" w:eastAsiaTheme="minorHAnsi" w:hAnsi="Calibri" w:cs="Calibri" w:hint="default"/>
      </w:rPr>
    </w:lvl>
    <w:lvl w:ilvl="1" w:tplc="26D8781C">
      <w:start w:val="1"/>
      <w:numFmt w:val="bullet"/>
      <w:lvlText w:val="o"/>
      <w:lvlJc w:val="left"/>
      <w:pPr>
        <w:ind w:left="1440" w:hanging="360"/>
      </w:pPr>
      <w:rPr>
        <w:rFonts w:ascii="Courier New" w:hAnsi="Courier New" w:cs="Courier New" w:hint="default"/>
      </w:rPr>
    </w:lvl>
    <w:lvl w:ilvl="2" w:tplc="307ED170">
      <w:start w:val="1"/>
      <w:numFmt w:val="bullet"/>
      <w:lvlText w:val=""/>
      <w:lvlJc w:val="left"/>
      <w:pPr>
        <w:ind w:left="2160" w:hanging="360"/>
      </w:pPr>
      <w:rPr>
        <w:rFonts w:ascii="Wingdings" w:hAnsi="Wingdings" w:hint="default"/>
      </w:rPr>
    </w:lvl>
    <w:lvl w:ilvl="3" w:tplc="71429198">
      <w:start w:val="1"/>
      <w:numFmt w:val="bullet"/>
      <w:lvlText w:val=""/>
      <w:lvlJc w:val="left"/>
      <w:pPr>
        <w:ind w:left="2880" w:hanging="360"/>
      </w:pPr>
      <w:rPr>
        <w:rFonts w:ascii="Symbol" w:hAnsi="Symbol" w:hint="default"/>
      </w:rPr>
    </w:lvl>
    <w:lvl w:ilvl="4" w:tplc="DF126E84">
      <w:start w:val="1"/>
      <w:numFmt w:val="bullet"/>
      <w:lvlText w:val="o"/>
      <w:lvlJc w:val="left"/>
      <w:pPr>
        <w:ind w:left="3600" w:hanging="360"/>
      </w:pPr>
      <w:rPr>
        <w:rFonts w:ascii="Courier New" w:hAnsi="Courier New" w:cs="Courier New" w:hint="default"/>
      </w:rPr>
    </w:lvl>
    <w:lvl w:ilvl="5" w:tplc="370E6F30">
      <w:start w:val="1"/>
      <w:numFmt w:val="bullet"/>
      <w:lvlText w:val=""/>
      <w:lvlJc w:val="left"/>
      <w:pPr>
        <w:ind w:left="4320" w:hanging="360"/>
      </w:pPr>
      <w:rPr>
        <w:rFonts w:ascii="Wingdings" w:hAnsi="Wingdings" w:hint="default"/>
      </w:rPr>
    </w:lvl>
    <w:lvl w:ilvl="6" w:tplc="25881D02">
      <w:start w:val="1"/>
      <w:numFmt w:val="bullet"/>
      <w:lvlText w:val=""/>
      <w:lvlJc w:val="left"/>
      <w:pPr>
        <w:ind w:left="5040" w:hanging="360"/>
      </w:pPr>
      <w:rPr>
        <w:rFonts w:ascii="Symbol" w:hAnsi="Symbol" w:hint="default"/>
      </w:rPr>
    </w:lvl>
    <w:lvl w:ilvl="7" w:tplc="17044EF4">
      <w:start w:val="1"/>
      <w:numFmt w:val="bullet"/>
      <w:lvlText w:val="o"/>
      <w:lvlJc w:val="left"/>
      <w:pPr>
        <w:ind w:left="5760" w:hanging="360"/>
      </w:pPr>
      <w:rPr>
        <w:rFonts w:ascii="Courier New" w:hAnsi="Courier New" w:cs="Courier New" w:hint="default"/>
      </w:rPr>
    </w:lvl>
    <w:lvl w:ilvl="8" w:tplc="3CDE61D4">
      <w:start w:val="1"/>
      <w:numFmt w:val="bullet"/>
      <w:lvlText w:val=""/>
      <w:lvlJc w:val="left"/>
      <w:pPr>
        <w:ind w:left="6480" w:hanging="360"/>
      </w:pPr>
      <w:rPr>
        <w:rFonts w:ascii="Wingdings" w:hAnsi="Wingdings" w:hint="default"/>
      </w:rPr>
    </w:lvl>
  </w:abstractNum>
  <w:abstractNum w:abstractNumId="15" w15:restartNumberingAfterBreak="0">
    <w:nsid w:val="56013BAF"/>
    <w:multiLevelType w:val="hybridMultilevel"/>
    <w:tmpl w:val="E9482D7C"/>
    <w:lvl w:ilvl="0" w:tplc="7B26E1C0">
      <w:start w:val="1"/>
      <w:numFmt w:val="lowerLetter"/>
      <w:lvlText w:val="%1)"/>
      <w:lvlJc w:val="left"/>
      <w:pPr>
        <w:ind w:left="720" w:hanging="360"/>
      </w:pPr>
      <w:rPr>
        <w:rFonts w:hint="default"/>
      </w:rPr>
    </w:lvl>
    <w:lvl w:ilvl="1" w:tplc="1862EE88">
      <w:start w:val="1"/>
      <w:numFmt w:val="lowerLetter"/>
      <w:lvlText w:val="%2."/>
      <w:lvlJc w:val="left"/>
      <w:pPr>
        <w:ind w:left="1440" w:hanging="360"/>
      </w:pPr>
    </w:lvl>
    <w:lvl w:ilvl="2" w:tplc="5FE8BF7C">
      <w:start w:val="1"/>
      <w:numFmt w:val="lowerRoman"/>
      <w:lvlText w:val="%3."/>
      <w:lvlJc w:val="right"/>
      <w:pPr>
        <w:ind w:left="2160" w:hanging="180"/>
      </w:pPr>
    </w:lvl>
    <w:lvl w:ilvl="3" w:tplc="755A9C7C">
      <w:start w:val="1"/>
      <w:numFmt w:val="decimal"/>
      <w:lvlText w:val="%4."/>
      <w:lvlJc w:val="left"/>
      <w:pPr>
        <w:ind w:left="2880" w:hanging="360"/>
      </w:pPr>
    </w:lvl>
    <w:lvl w:ilvl="4" w:tplc="D040ABB0">
      <w:start w:val="1"/>
      <w:numFmt w:val="lowerLetter"/>
      <w:lvlText w:val="%5."/>
      <w:lvlJc w:val="left"/>
      <w:pPr>
        <w:ind w:left="3600" w:hanging="360"/>
      </w:pPr>
    </w:lvl>
    <w:lvl w:ilvl="5" w:tplc="14DC90E2">
      <w:start w:val="1"/>
      <w:numFmt w:val="lowerRoman"/>
      <w:lvlText w:val="%6."/>
      <w:lvlJc w:val="right"/>
      <w:pPr>
        <w:ind w:left="4320" w:hanging="180"/>
      </w:pPr>
    </w:lvl>
    <w:lvl w:ilvl="6" w:tplc="9AC0370E">
      <w:start w:val="1"/>
      <w:numFmt w:val="decimal"/>
      <w:lvlText w:val="%7."/>
      <w:lvlJc w:val="left"/>
      <w:pPr>
        <w:ind w:left="5040" w:hanging="360"/>
      </w:pPr>
    </w:lvl>
    <w:lvl w:ilvl="7" w:tplc="926E285A">
      <w:start w:val="1"/>
      <w:numFmt w:val="lowerLetter"/>
      <w:lvlText w:val="%8."/>
      <w:lvlJc w:val="left"/>
      <w:pPr>
        <w:ind w:left="5760" w:hanging="360"/>
      </w:pPr>
    </w:lvl>
    <w:lvl w:ilvl="8" w:tplc="62EE9C3C">
      <w:start w:val="1"/>
      <w:numFmt w:val="lowerRoman"/>
      <w:lvlText w:val="%9."/>
      <w:lvlJc w:val="right"/>
      <w:pPr>
        <w:ind w:left="6480" w:hanging="180"/>
      </w:pPr>
    </w:lvl>
  </w:abstractNum>
  <w:abstractNum w:abstractNumId="16" w15:restartNumberingAfterBreak="0">
    <w:nsid w:val="59A54F4F"/>
    <w:multiLevelType w:val="multilevel"/>
    <w:tmpl w:val="F5A8C1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366F63"/>
    <w:multiLevelType w:val="hybridMultilevel"/>
    <w:tmpl w:val="EF4CE810"/>
    <w:lvl w:ilvl="0" w:tplc="4DF2AB9E">
      <w:start w:val="1"/>
      <w:numFmt w:val="bullet"/>
      <w:lvlText w:val="-"/>
      <w:lvlJc w:val="left"/>
      <w:pPr>
        <w:ind w:left="720" w:hanging="360"/>
      </w:pPr>
      <w:rPr>
        <w:rFonts w:ascii="Calibri" w:eastAsiaTheme="minorHAnsi" w:hAnsi="Calibri" w:cs="Calibri" w:hint="default"/>
      </w:rPr>
    </w:lvl>
    <w:lvl w:ilvl="1" w:tplc="461E49CA">
      <w:start w:val="1"/>
      <w:numFmt w:val="bullet"/>
      <w:lvlText w:val="o"/>
      <w:lvlJc w:val="left"/>
      <w:pPr>
        <w:ind w:left="1440" w:hanging="360"/>
      </w:pPr>
      <w:rPr>
        <w:rFonts w:ascii="Courier New" w:hAnsi="Courier New" w:cs="Courier New" w:hint="default"/>
      </w:rPr>
    </w:lvl>
    <w:lvl w:ilvl="2" w:tplc="56D82738">
      <w:start w:val="1"/>
      <w:numFmt w:val="bullet"/>
      <w:lvlText w:val=""/>
      <w:lvlJc w:val="left"/>
      <w:pPr>
        <w:ind w:left="2160" w:hanging="360"/>
      </w:pPr>
      <w:rPr>
        <w:rFonts w:ascii="Wingdings" w:hAnsi="Wingdings" w:hint="default"/>
      </w:rPr>
    </w:lvl>
    <w:lvl w:ilvl="3" w:tplc="D35CEAD6">
      <w:start w:val="1"/>
      <w:numFmt w:val="bullet"/>
      <w:lvlText w:val=""/>
      <w:lvlJc w:val="left"/>
      <w:pPr>
        <w:ind w:left="2880" w:hanging="360"/>
      </w:pPr>
      <w:rPr>
        <w:rFonts w:ascii="Symbol" w:hAnsi="Symbol" w:hint="default"/>
      </w:rPr>
    </w:lvl>
    <w:lvl w:ilvl="4" w:tplc="B956C18A">
      <w:start w:val="1"/>
      <w:numFmt w:val="bullet"/>
      <w:lvlText w:val="o"/>
      <w:lvlJc w:val="left"/>
      <w:pPr>
        <w:ind w:left="3600" w:hanging="360"/>
      </w:pPr>
      <w:rPr>
        <w:rFonts w:ascii="Courier New" w:hAnsi="Courier New" w:cs="Courier New" w:hint="default"/>
      </w:rPr>
    </w:lvl>
    <w:lvl w:ilvl="5" w:tplc="71D6B6F2">
      <w:start w:val="1"/>
      <w:numFmt w:val="bullet"/>
      <w:lvlText w:val=""/>
      <w:lvlJc w:val="left"/>
      <w:pPr>
        <w:ind w:left="4320" w:hanging="360"/>
      </w:pPr>
      <w:rPr>
        <w:rFonts w:ascii="Wingdings" w:hAnsi="Wingdings" w:hint="default"/>
      </w:rPr>
    </w:lvl>
    <w:lvl w:ilvl="6" w:tplc="F8B4D688">
      <w:start w:val="1"/>
      <w:numFmt w:val="bullet"/>
      <w:lvlText w:val=""/>
      <w:lvlJc w:val="left"/>
      <w:pPr>
        <w:ind w:left="5040" w:hanging="360"/>
      </w:pPr>
      <w:rPr>
        <w:rFonts w:ascii="Symbol" w:hAnsi="Symbol" w:hint="default"/>
      </w:rPr>
    </w:lvl>
    <w:lvl w:ilvl="7" w:tplc="96DE63BC">
      <w:start w:val="1"/>
      <w:numFmt w:val="bullet"/>
      <w:lvlText w:val="o"/>
      <w:lvlJc w:val="left"/>
      <w:pPr>
        <w:ind w:left="5760" w:hanging="360"/>
      </w:pPr>
      <w:rPr>
        <w:rFonts w:ascii="Courier New" w:hAnsi="Courier New" w:cs="Courier New" w:hint="default"/>
      </w:rPr>
    </w:lvl>
    <w:lvl w:ilvl="8" w:tplc="8206C324">
      <w:start w:val="1"/>
      <w:numFmt w:val="bullet"/>
      <w:lvlText w:val=""/>
      <w:lvlJc w:val="left"/>
      <w:pPr>
        <w:ind w:left="6480" w:hanging="360"/>
      </w:pPr>
      <w:rPr>
        <w:rFonts w:ascii="Wingdings" w:hAnsi="Wingdings" w:hint="default"/>
      </w:rPr>
    </w:lvl>
  </w:abstractNum>
  <w:abstractNum w:abstractNumId="18" w15:restartNumberingAfterBreak="0">
    <w:nsid w:val="5FD008F2"/>
    <w:multiLevelType w:val="hybridMultilevel"/>
    <w:tmpl w:val="98801480"/>
    <w:lvl w:ilvl="0" w:tplc="F6C466B6">
      <w:start w:val="1"/>
      <w:numFmt w:val="decimal"/>
      <w:lvlText w:val="(%1)"/>
      <w:lvlJc w:val="left"/>
      <w:pPr>
        <w:ind w:left="720" w:hanging="360"/>
      </w:pPr>
      <w:rPr>
        <w:rFonts w:hint="default"/>
      </w:rPr>
    </w:lvl>
    <w:lvl w:ilvl="1" w:tplc="B510CFB6">
      <w:start w:val="1"/>
      <w:numFmt w:val="lowerLetter"/>
      <w:lvlText w:val="%2."/>
      <w:lvlJc w:val="left"/>
      <w:pPr>
        <w:ind w:left="1440" w:hanging="360"/>
      </w:pPr>
    </w:lvl>
    <w:lvl w:ilvl="2" w:tplc="1C50995A">
      <w:start w:val="1"/>
      <w:numFmt w:val="lowerRoman"/>
      <w:lvlText w:val="%3."/>
      <w:lvlJc w:val="right"/>
      <w:pPr>
        <w:ind w:left="2160" w:hanging="180"/>
      </w:pPr>
    </w:lvl>
    <w:lvl w:ilvl="3" w:tplc="94EA47B4">
      <w:start w:val="1"/>
      <w:numFmt w:val="decimal"/>
      <w:lvlText w:val="%4."/>
      <w:lvlJc w:val="left"/>
      <w:pPr>
        <w:ind w:left="2880" w:hanging="360"/>
      </w:pPr>
    </w:lvl>
    <w:lvl w:ilvl="4" w:tplc="568C9CC8">
      <w:start w:val="1"/>
      <w:numFmt w:val="lowerLetter"/>
      <w:lvlText w:val="%5."/>
      <w:lvlJc w:val="left"/>
      <w:pPr>
        <w:ind w:left="3600" w:hanging="360"/>
      </w:pPr>
    </w:lvl>
    <w:lvl w:ilvl="5" w:tplc="353A3A98">
      <w:start w:val="1"/>
      <w:numFmt w:val="lowerRoman"/>
      <w:lvlText w:val="%6."/>
      <w:lvlJc w:val="right"/>
      <w:pPr>
        <w:ind w:left="4320" w:hanging="180"/>
      </w:pPr>
    </w:lvl>
    <w:lvl w:ilvl="6" w:tplc="561A7FCC">
      <w:start w:val="1"/>
      <w:numFmt w:val="decimal"/>
      <w:lvlText w:val="%7."/>
      <w:lvlJc w:val="left"/>
      <w:pPr>
        <w:ind w:left="5040" w:hanging="360"/>
      </w:pPr>
    </w:lvl>
    <w:lvl w:ilvl="7" w:tplc="23946754">
      <w:start w:val="1"/>
      <w:numFmt w:val="lowerLetter"/>
      <w:lvlText w:val="%8."/>
      <w:lvlJc w:val="left"/>
      <w:pPr>
        <w:ind w:left="5760" w:hanging="360"/>
      </w:pPr>
    </w:lvl>
    <w:lvl w:ilvl="8" w:tplc="8AF8E5A8">
      <w:start w:val="1"/>
      <w:numFmt w:val="lowerRoman"/>
      <w:lvlText w:val="%9."/>
      <w:lvlJc w:val="right"/>
      <w:pPr>
        <w:ind w:left="6480" w:hanging="180"/>
      </w:pPr>
    </w:lvl>
  </w:abstractNum>
  <w:abstractNum w:abstractNumId="19" w15:restartNumberingAfterBreak="0">
    <w:nsid w:val="63CB2132"/>
    <w:multiLevelType w:val="hybridMultilevel"/>
    <w:tmpl w:val="448C3966"/>
    <w:lvl w:ilvl="0" w:tplc="8F82DDE4">
      <w:start w:val="1"/>
      <w:numFmt w:val="bullet"/>
      <w:lvlText w:val="-"/>
      <w:lvlJc w:val="left"/>
      <w:pPr>
        <w:ind w:left="720" w:hanging="360"/>
      </w:pPr>
      <w:rPr>
        <w:rFonts w:ascii="Calibri" w:eastAsiaTheme="minorHAnsi" w:hAnsi="Calibri" w:cs="Calibri" w:hint="default"/>
      </w:rPr>
    </w:lvl>
    <w:lvl w:ilvl="1" w:tplc="26F4A18A">
      <w:start w:val="1"/>
      <w:numFmt w:val="bullet"/>
      <w:lvlText w:val="o"/>
      <w:lvlJc w:val="left"/>
      <w:pPr>
        <w:ind w:left="1440" w:hanging="360"/>
      </w:pPr>
      <w:rPr>
        <w:rFonts w:ascii="Courier New" w:hAnsi="Courier New" w:cs="Courier New" w:hint="default"/>
      </w:rPr>
    </w:lvl>
    <w:lvl w:ilvl="2" w:tplc="C89A46FC">
      <w:start w:val="1"/>
      <w:numFmt w:val="bullet"/>
      <w:lvlText w:val=""/>
      <w:lvlJc w:val="left"/>
      <w:pPr>
        <w:ind w:left="2160" w:hanging="360"/>
      </w:pPr>
      <w:rPr>
        <w:rFonts w:ascii="Wingdings" w:hAnsi="Wingdings" w:hint="default"/>
      </w:rPr>
    </w:lvl>
    <w:lvl w:ilvl="3" w:tplc="9C0C07AE">
      <w:start w:val="1"/>
      <w:numFmt w:val="bullet"/>
      <w:lvlText w:val=""/>
      <w:lvlJc w:val="left"/>
      <w:pPr>
        <w:ind w:left="2880" w:hanging="360"/>
      </w:pPr>
      <w:rPr>
        <w:rFonts w:ascii="Symbol" w:hAnsi="Symbol" w:hint="default"/>
      </w:rPr>
    </w:lvl>
    <w:lvl w:ilvl="4" w:tplc="0C547446">
      <w:start w:val="1"/>
      <w:numFmt w:val="bullet"/>
      <w:lvlText w:val="o"/>
      <w:lvlJc w:val="left"/>
      <w:pPr>
        <w:ind w:left="3600" w:hanging="360"/>
      </w:pPr>
      <w:rPr>
        <w:rFonts w:ascii="Courier New" w:hAnsi="Courier New" w:cs="Courier New" w:hint="default"/>
      </w:rPr>
    </w:lvl>
    <w:lvl w:ilvl="5" w:tplc="095C541E">
      <w:start w:val="1"/>
      <w:numFmt w:val="bullet"/>
      <w:lvlText w:val=""/>
      <w:lvlJc w:val="left"/>
      <w:pPr>
        <w:ind w:left="4320" w:hanging="360"/>
      </w:pPr>
      <w:rPr>
        <w:rFonts w:ascii="Wingdings" w:hAnsi="Wingdings" w:hint="default"/>
      </w:rPr>
    </w:lvl>
    <w:lvl w:ilvl="6" w:tplc="71AEB64A">
      <w:start w:val="1"/>
      <w:numFmt w:val="bullet"/>
      <w:lvlText w:val=""/>
      <w:lvlJc w:val="left"/>
      <w:pPr>
        <w:ind w:left="5040" w:hanging="360"/>
      </w:pPr>
      <w:rPr>
        <w:rFonts w:ascii="Symbol" w:hAnsi="Symbol" w:hint="default"/>
      </w:rPr>
    </w:lvl>
    <w:lvl w:ilvl="7" w:tplc="B660F572">
      <w:start w:val="1"/>
      <w:numFmt w:val="bullet"/>
      <w:lvlText w:val="o"/>
      <w:lvlJc w:val="left"/>
      <w:pPr>
        <w:ind w:left="5760" w:hanging="360"/>
      </w:pPr>
      <w:rPr>
        <w:rFonts w:ascii="Courier New" w:hAnsi="Courier New" w:cs="Courier New" w:hint="default"/>
      </w:rPr>
    </w:lvl>
    <w:lvl w:ilvl="8" w:tplc="D10E8E7A">
      <w:start w:val="1"/>
      <w:numFmt w:val="bullet"/>
      <w:lvlText w:val=""/>
      <w:lvlJc w:val="left"/>
      <w:pPr>
        <w:ind w:left="6480" w:hanging="360"/>
      </w:pPr>
      <w:rPr>
        <w:rFonts w:ascii="Wingdings" w:hAnsi="Wingdings" w:hint="default"/>
      </w:rPr>
    </w:lvl>
  </w:abstractNum>
  <w:abstractNum w:abstractNumId="20" w15:restartNumberingAfterBreak="0">
    <w:nsid w:val="7BC92825"/>
    <w:multiLevelType w:val="hybridMultilevel"/>
    <w:tmpl w:val="BD34E788"/>
    <w:lvl w:ilvl="0" w:tplc="EB9C78D4">
      <w:start w:val="1"/>
      <w:numFmt w:val="decimal"/>
      <w:lvlText w:val="%1."/>
      <w:lvlJc w:val="left"/>
      <w:pPr>
        <w:ind w:left="720" w:hanging="360"/>
      </w:pPr>
      <w:rPr>
        <w:rFonts w:hint="default"/>
      </w:rPr>
    </w:lvl>
    <w:lvl w:ilvl="1" w:tplc="E77E9424">
      <w:start w:val="1"/>
      <w:numFmt w:val="lowerLetter"/>
      <w:lvlText w:val="%2."/>
      <w:lvlJc w:val="left"/>
      <w:pPr>
        <w:ind w:left="1440" w:hanging="360"/>
      </w:pPr>
    </w:lvl>
    <w:lvl w:ilvl="2" w:tplc="A00C6554">
      <w:start w:val="1"/>
      <w:numFmt w:val="lowerRoman"/>
      <w:lvlText w:val="%3."/>
      <w:lvlJc w:val="right"/>
      <w:pPr>
        <w:ind w:left="2160" w:hanging="180"/>
      </w:pPr>
    </w:lvl>
    <w:lvl w:ilvl="3" w:tplc="D75454FE">
      <w:start w:val="1"/>
      <w:numFmt w:val="decimal"/>
      <w:lvlText w:val="%4."/>
      <w:lvlJc w:val="left"/>
      <w:pPr>
        <w:ind w:left="2880" w:hanging="360"/>
      </w:pPr>
    </w:lvl>
    <w:lvl w:ilvl="4" w:tplc="2DF6AAD8">
      <w:start w:val="1"/>
      <w:numFmt w:val="lowerLetter"/>
      <w:lvlText w:val="%5."/>
      <w:lvlJc w:val="left"/>
      <w:pPr>
        <w:ind w:left="3600" w:hanging="360"/>
      </w:pPr>
    </w:lvl>
    <w:lvl w:ilvl="5" w:tplc="C59A1F98">
      <w:start w:val="1"/>
      <w:numFmt w:val="lowerRoman"/>
      <w:lvlText w:val="%6."/>
      <w:lvlJc w:val="right"/>
      <w:pPr>
        <w:ind w:left="4320" w:hanging="180"/>
      </w:pPr>
    </w:lvl>
    <w:lvl w:ilvl="6" w:tplc="64CA0BAC">
      <w:start w:val="1"/>
      <w:numFmt w:val="decimal"/>
      <w:lvlText w:val="%7."/>
      <w:lvlJc w:val="left"/>
      <w:pPr>
        <w:ind w:left="5040" w:hanging="360"/>
      </w:pPr>
    </w:lvl>
    <w:lvl w:ilvl="7" w:tplc="13947B36">
      <w:start w:val="1"/>
      <w:numFmt w:val="lowerLetter"/>
      <w:lvlText w:val="%8."/>
      <w:lvlJc w:val="left"/>
      <w:pPr>
        <w:ind w:left="5760" w:hanging="360"/>
      </w:pPr>
    </w:lvl>
    <w:lvl w:ilvl="8" w:tplc="35C635DA">
      <w:start w:val="1"/>
      <w:numFmt w:val="lowerRoman"/>
      <w:lvlText w:val="%9."/>
      <w:lvlJc w:val="right"/>
      <w:pPr>
        <w:ind w:left="6480" w:hanging="180"/>
      </w:pPr>
    </w:lvl>
  </w:abstractNum>
  <w:num w:numId="1" w16cid:durableId="2073036263">
    <w:abstractNumId w:val="12"/>
  </w:num>
  <w:num w:numId="2" w16cid:durableId="469904637">
    <w:abstractNumId w:val="20"/>
  </w:num>
  <w:num w:numId="3" w16cid:durableId="752895967">
    <w:abstractNumId w:val="14"/>
  </w:num>
  <w:num w:numId="4" w16cid:durableId="701979412">
    <w:abstractNumId w:val="9"/>
  </w:num>
  <w:num w:numId="5" w16cid:durableId="1318916929">
    <w:abstractNumId w:val="1"/>
  </w:num>
  <w:num w:numId="6" w16cid:durableId="1169516977">
    <w:abstractNumId w:val="15"/>
  </w:num>
  <w:num w:numId="7" w16cid:durableId="1770156419">
    <w:abstractNumId w:val="11"/>
  </w:num>
  <w:num w:numId="8" w16cid:durableId="1511289628">
    <w:abstractNumId w:val="16"/>
  </w:num>
  <w:num w:numId="9" w16cid:durableId="1080906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79311438">
    <w:abstractNumId w:val="3"/>
  </w:num>
  <w:num w:numId="11" w16cid:durableId="690954413">
    <w:abstractNumId w:val="2"/>
  </w:num>
  <w:num w:numId="12" w16cid:durableId="1827866474">
    <w:abstractNumId w:val="5"/>
  </w:num>
  <w:num w:numId="13" w16cid:durableId="14711739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9083173">
    <w:abstractNumId w:val="0"/>
  </w:num>
  <w:num w:numId="15" w16cid:durableId="2138640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41180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56727">
    <w:abstractNumId w:val="8"/>
  </w:num>
  <w:num w:numId="18" w16cid:durableId="966937773">
    <w:abstractNumId w:val="7"/>
  </w:num>
  <w:num w:numId="19" w16cid:durableId="1928077614">
    <w:abstractNumId w:val="6"/>
  </w:num>
  <w:num w:numId="20" w16cid:durableId="342246391">
    <w:abstractNumId w:val="17"/>
  </w:num>
  <w:num w:numId="21" w16cid:durableId="14163643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386013">
    <w:abstractNumId w:val="19"/>
  </w:num>
  <w:num w:numId="23" w16cid:durableId="1369452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62696555">
    <w:abstractNumId w:val="18"/>
  </w:num>
  <w:num w:numId="25" w16cid:durableId="379328007">
    <w:abstractNumId w:val="13"/>
  </w:num>
  <w:num w:numId="26" w16cid:durableId="709452624">
    <w:abstractNumId w:val="4"/>
  </w:num>
  <w:num w:numId="27" w16cid:durableId="531234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25220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9296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43038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671654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3074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8344084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de Valade">
    <w15:presenceInfo w15:providerId="Windows Live" w15:userId="4bb72e65db9b0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C8"/>
    <w:rsid w:val="00030A3A"/>
    <w:rsid w:val="000748FD"/>
    <w:rsid w:val="000B49D2"/>
    <w:rsid w:val="000C400D"/>
    <w:rsid w:val="000D7FC7"/>
    <w:rsid w:val="001062D8"/>
    <w:rsid w:val="0019454F"/>
    <w:rsid w:val="001D2737"/>
    <w:rsid w:val="002069E5"/>
    <w:rsid w:val="002257BC"/>
    <w:rsid w:val="00235A49"/>
    <w:rsid w:val="002A2E60"/>
    <w:rsid w:val="00383B8E"/>
    <w:rsid w:val="003A37DB"/>
    <w:rsid w:val="003B63DB"/>
    <w:rsid w:val="003F6E72"/>
    <w:rsid w:val="00424E11"/>
    <w:rsid w:val="004401E7"/>
    <w:rsid w:val="00490BE6"/>
    <w:rsid w:val="005B602C"/>
    <w:rsid w:val="005E393E"/>
    <w:rsid w:val="005E4C9C"/>
    <w:rsid w:val="006140BB"/>
    <w:rsid w:val="00647ED4"/>
    <w:rsid w:val="006D3E4A"/>
    <w:rsid w:val="006D3FB5"/>
    <w:rsid w:val="007133D8"/>
    <w:rsid w:val="0074274C"/>
    <w:rsid w:val="007E1180"/>
    <w:rsid w:val="00815017"/>
    <w:rsid w:val="00831EDA"/>
    <w:rsid w:val="00886F8E"/>
    <w:rsid w:val="00935FDE"/>
    <w:rsid w:val="009418C8"/>
    <w:rsid w:val="009E3287"/>
    <w:rsid w:val="00A56268"/>
    <w:rsid w:val="00A91F8B"/>
    <w:rsid w:val="00AB60BB"/>
    <w:rsid w:val="00AD1E0C"/>
    <w:rsid w:val="00B2289E"/>
    <w:rsid w:val="00B55F9B"/>
    <w:rsid w:val="00B63842"/>
    <w:rsid w:val="00B814FB"/>
    <w:rsid w:val="00B94ABA"/>
    <w:rsid w:val="00C1720C"/>
    <w:rsid w:val="00C36573"/>
    <w:rsid w:val="00C77E4A"/>
    <w:rsid w:val="00CA21A3"/>
    <w:rsid w:val="00CB3443"/>
    <w:rsid w:val="00CC48BF"/>
    <w:rsid w:val="00CE3A71"/>
    <w:rsid w:val="00D172C6"/>
    <w:rsid w:val="00D249FD"/>
    <w:rsid w:val="00D70F12"/>
    <w:rsid w:val="00DE6EDA"/>
    <w:rsid w:val="00F8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662F"/>
  <w15:docId w15:val="{BBD3516E-3AB7-DA47-95BC-CE77DBA3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itre1">
    <w:name w:val="heading 1"/>
    <w:basedOn w:val="Normal"/>
    <w:next w:val="Normal"/>
    <w:link w:val="Titre1Car"/>
    <w:uiPriority w:val="9"/>
    <w:qFormat/>
    <w:pPr>
      <w:keepNext/>
      <w:keepLines/>
      <w:numPr>
        <w:numId w:val="7"/>
      </w:numPr>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pPr>
      <w:keepNext/>
      <w:keepLines/>
      <w:numPr>
        <w:ilvl w:val="1"/>
        <w:numId w:val="7"/>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unhideWhenUsed/>
    <w:qFormat/>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Policepardfau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Heading6Char">
    <w:name w:val="Heading 6 Char"/>
    <w:basedOn w:val="Policepardfaut"/>
    <w:uiPriority w:val="9"/>
    <w:rPr>
      <w:rFonts w:ascii="Arial" w:eastAsia="Arial" w:hAnsi="Arial" w:cs="Arial"/>
      <w:b/>
      <w:bCs/>
      <w:sz w:val="22"/>
      <w:szCs w:val="22"/>
    </w:rPr>
  </w:style>
  <w:style w:type="character" w:customStyle="1" w:styleId="Heading7Char">
    <w:name w:val="Heading 7 Char"/>
    <w:basedOn w:val="Policepardfaut"/>
    <w:uiPriority w:val="9"/>
    <w:rPr>
      <w:rFonts w:ascii="Arial" w:eastAsia="Arial" w:hAnsi="Arial" w:cs="Arial"/>
      <w:b/>
      <w:bCs/>
      <w:i/>
      <w:iCs/>
      <w:sz w:val="22"/>
      <w:szCs w:val="22"/>
    </w:rPr>
  </w:style>
  <w:style w:type="character" w:customStyle="1" w:styleId="Heading8Char">
    <w:name w:val="Heading 8 Char"/>
    <w:basedOn w:val="Policepardfaut"/>
    <w:uiPriority w:val="9"/>
    <w:rPr>
      <w:rFonts w:ascii="Arial" w:eastAsia="Arial" w:hAnsi="Arial" w:cs="Arial"/>
      <w:i/>
      <w:iCs/>
      <w:sz w:val="22"/>
      <w:szCs w:val="22"/>
    </w:rPr>
  </w:style>
  <w:style w:type="character" w:customStyle="1" w:styleId="Heading9Char">
    <w:name w:val="Heading 9 Char"/>
    <w:basedOn w:val="Policepardfaut"/>
    <w:uiPriority w:val="9"/>
    <w:rPr>
      <w:rFonts w:ascii="Arial" w:eastAsia="Arial" w:hAnsi="Arial" w:cs="Arial"/>
      <w:i/>
      <w:iCs/>
      <w:sz w:val="21"/>
      <w:szCs w:val="21"/>
    </w:r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paragraph" w:styleId="En-tte">
    <w:name w:val="header"/>
    <w:basedOn w:val="Normal"/>
    <w:link w:val="En-tteCar"/>
    <w:uiPriority w:val="99"/>
    <w:unhideWhenUsed/>
    <w:pPr>
      <w:tabs>
        <w:tab w:val="center" w:pos="7143"/>
        <w:tab w:val="right" w:pos="14287"/>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7143"/>
        <w:tab w:val="right" w:pos="14287"/>
      </w:tabs>
    </w:pPr>
  </w:style>
  <w:style w:type="character" w:customStyle="1" w:styleId="FooterChar">
    <w:name w:val="Footer Char"/>
    <w:basedOn w:val="Policepardfaut"/>
    <w:uiPriority w:val="99"/>
  </w:style>
  <w:style w:type="character" w:customStyle="1" w:styleId="PieddepageCar">
    <w:name w:val="Pied de page Car"/>
    <w:link w:val="Pieddepage"/>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lang w:eastAsia="fr-F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sz w:val="20"/>
      <w:szCs w:val="20"/>
      <w:lang w:eastAsia="fr-F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Notedefin">
    <w:name w:val="endnote text"/>
    <w:basedOn w:val="Normal"/>
    <w:link w:val="NotedefinCar"/>
    <w:uiPriority w:val="99"/>
    <w:semiHidden/>
    <w:unhideWhenUsed/>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rPr>
      <w:rFonts w:cstheme="minorHAnsi"/>
      <w:i/>
      <w:iCs/>
      <w:sz w:val="20"/>
      <w:szCs w:val="20"/>
    </w:rPr>
  </w:style>
  <w:style w:type="character" w:customStyle="1" w:styleId="InternetLink">
    <w:name w:val="Internet Link"/>
    <w:basedOn w:val="Policepardfaut"/>
    <w:uiPriority w:val="99"/>
    <w:unhideWhenUsed/>
    <w:qFormat/>
    <w:rPr>
      <w:color w:val="0563C1" w:themeColor="hyperlink"/>
      <w:u w:val="single"/>
    </w:rPr>
  </w:style>
  <w:style w:type="paragraph" w:styleId="Lgende">
    <w:name w:val="caption"/>
    <w:basedOn w:val="Normal"/>
    <w:qFormat/>
    <w:pPr>
      <w:suppressLineNumbers/>
      <w:spacing w:before="120" w:after="120"/>
    </w:pPr>
    <w:rPr>
      <w:rFonts w:ascii="Liberation Serif" w:eastAsia="Noto Sans CJK SC Regular" w:hAnsi="Liberation Serif" w:cs="Lohit Devanagari"/>
      <w:i/>
      <w:iCs/>
      <w:lang w:val="en-GB" w:eastAsia="zh-CN" w:bidi="hi-IN"/>
    </w:rPr>
  </w:style>
  <w:style w:type="paragraph" w:styleId="Paragraphedeliste">
    <w:name w:val="List Paragraph"/>
    <w:basedOn w:val="Normal"/>
    <w:uiPriority w:val="34"/>
    <w:qFormat/>
    <w:pPr>
      <w:ind w:left="720"/>
      <w:contextualSpacing/>
    </w:pPr>
    <w:rPr>
      <w:rFonts w:ascii="Liberation Serif" w:eastAsia="Noto Sans CJK SC Regular" w:hAnsi="Liberation Serif" w:cs="Mangal"/>
      <w:sz w:val="21"/>
      <w:szCs w:val="21"/>
      <w:lang w:val="en-GB" w:eastAsia="zh-CN" w:bidi="hi-IN"/>
    </w:rPr>
  </w:style>
  <w:style w:type="table" w:styleId="Grilledutableau">
    <w:name w:val="Table Grid"/>
    <w:basedOn w:val="TableauNormal"/>
    <w:uiPriority w:val="59"/>
    <w:rPr>
      <w:rFonts w:ascii="Liberation Serif" w:eastAsia="Noto Sans CJK SC Regular" w:hAnsi="Liberation Serif" w:cs="Lohit Devanagari"/>
      <w:sz w:val="20"/>
      <w:lang w:val="en-GB"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26"/>
      <w:szCs w:val="26"/>
    </w:rPr>
  </w:style>
  <w:style w:type="character" w:styleId="Marquedecommentaire">
    <w:name w:val="annotation reference"/>
    <w:basedOn w:val="Policepardfaut"/>
    <w:uiPriority w:val="99"/>
    <w:semiHidden/>
    <w:unhideWhenUsed/>
    <w:rPr>
      <w:sz w:val="16"/>
      <w:szCs w:val="16"/>
    </w:rPr>
  </w:style>
  <w:style w:type="character" w:customStyle="1" w:styleId="Titre3Car">
    <w:name w:val="Titre 3 Car"/>
    <w:basedOn w:val="Policepardfaut"/>
    <w:link w:val="Titre3"/>
    <w:uiPriority w:val="9"/>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sz w:val="20"/>
      <w:szCs w:val="20"/>
    </w:rPr>
  </w:style>
  <w:style w:type="paragraph" w:styleId="TM1">
    <w:name w:val="toc 1"/>
    <w:basedOn w:val="Normal"/>
    <w:next w:val="Normal"/>
    <w:uiPriority w:val="39"/>
    <w:unhideWhenUsed/>
    <w:pPr>
      <w:spacing w:before="120"/>
    </w:pPr>
    <w:rPr>
      <w:rFonts w:cstheme="minorHAnsi"/>
      <w:b/>
      <w:bCs/>
      <w:i/>
      <w:iCs/>
    </w:rPr>
  </w:style>
  <w:style w:type="paragraph" w:styleId="TM2">
    <w:name w:val="toc 2"/>
    <w:basedOn w:val="Normal"/>
    <w:next w:val="Normal"/>
    <w:uiPriority w:val="39"/>
    <w:unhideWhenUsed/>
    <w:pPr>
      <w:spacing w:before="120"/>
      <w:ind w:left="240"/>
    </w:pPr>
    <w:rPr>
      <w:rFonts w:cstheme="minorHAnsi"/>
      <w:b/>
      <w:bCs/>
      <w:sz w:val="22"/>
      <w:szCs w:val="22"/>
    </w:rPr>
  </w:style>
  <w:style w:type="paragraph" w:styleId="TM3">
    <w:name w:val="toc 3"/>
    <w:basedOn w:val="Normal"/>
    <w:next w:val="Normal"/>
    <w:uiPriority w:val="39"/>
    <w:unhideWhenUsed/>
    <w:pPr>
      <w:ind w:left="480"/>
    </w:pPr>
    <w:rPr>
      <w:rFonts w:cstheme="minorHAnsi"/>
      <w:sz w:val="20"/>
      <w:szCs w:val="20"/>
    </w:rPr>
  </w:style>
  <w:style w:type="paragraph" w:styleId="TM4">
    <w:name w:val="toc 4"/>
    <w:basedOn w:val="Normal"/>
    <w:next w:val="Normal"/>
    <w:uiPriority w:val="39"/>
    <w:unhideWhenUsed/>
    <w:pPr>
      <w:ind w:left="720"/>
    </w:pPr>
    <w:rPr>
      <w:rFonts w:cstheme="minorHAnsi"/>
      <w:sz w:val="20"/>
      <w:szCs w:val="20"/>
    </w:rPr>
  </w:style>
  <w:style w:type="paragraph" w:styleId="TM5">
    <w:name w:val="toc 5"/>
    <w:basedOn w:val="Normal"/>
    <w:next w:val="Normal"/>
    <w:uiPriority w:val="39"/>
    <w:unhideWhenUsed/>
    <w:pPr>
      <w:ind w:left="960"/>
    </w:pPr>
    <w:rPr>
      <w:rFonts w:cstheme="minorHAnsi"/>
      <w:sz w:val="20"/>
      <w:szCs w:val="20"/>
    </w:rPr>
  </w:style>
  <w:style w:type="paragraph" w:styleId="TM6">
    <w:name w:val="toc 6"/>
    <w:basedOn w:val="Normal"/>
    <w:next w:val="Normal"/>
    <w:uiPriority w:val="39"/>
    <w:unhideWhenUsed/>
    <w:pPr>
      <w:ind w:left="1200"/>
    </w:pPr>
    <w:rPr>
      <w:rFonts w:cstheme="minorHAnsi"/>
      <w:sz w:val="20"/>
      <w:szCs w:val="20"/>
    </w:rPr>
  </w:style>
  <w:style w:type="paragraph" w:styleId="TM7">
    <w:name w:val="toc 7"/>
    <w:basedOn w:val="Normal"/>
    <w:next w:val="Normal"/>
    <w:uiPriority w:val="39"/>
    <w:unhideWhenUsed/>
    <w:pPr>
      <w:ind w:left="1440"/>
    </w:pPr>
    <w:rPr>
      <w:rFonts w:cstheme="minorHAnsi"/>
      <w:sz w:val="20"/>
      <w:szCs w:val="20"/>
    </w:rPr>
  </w:style>
  <w:style w:type="paragraph" w:styleId="TM8">
    <w:name w:val="toc 8"/>
    <w:basedOn w:val="Normal"/>
    <w:next w:val="Normal"/>
    <w:uiPriority w:val="39"/>
    <w:unhideWhenUsed/>
    <w:pPr>
      <w:ind w:left="1680"/>
    </w:pPr>
    <w:rPr>
      <w:rFonts w:cstheme="minorHAnsi"/>
      <w:sz w:val="20"/>
      <w:szCs w:val="20"/>
    </w:rPr>
  </w:style>
  <w:style w:type="paragraph" w:styleId="TM9">
    <w:name w:val="toc 9"/>
    <w:basedOn w:val="Normal"/>
    <w:next w:val="Normal"/>
    <w:uiPriority w:val="39"/>
    <w:unhideWhenUsed/>
    <w:pPr>
      <w:ind w:left="1920"/>
    </w:pPr>
    <w:rPr>
      <w:rFonts w:cstheme="minorHAnsi"/>
      <w:sz w:val="20"/>
      <w:szCs w:val="20"/>
    </w:rPr>
  </w:style>
  <w:style w:type="character" w:styleId="Lienhypertexte">
    <w:name w:val="Hyperlink"/>
    <w:basedOn w:val="Policepardfaut"/>
    <w:uiPriority w:val="99"/>
    <w:unhideWhenUsed/>
    <w:rPr>
      <w:color w:val="0563C1" w:themeColor="hyperlink"/>
      <w:u w:val="single"/>
    </w:rPr>
  </w:style>
  <w:style w:type="paragraph" w:styleId="Textedebulles">
    <w:name w:val="Balloon Text"/>
    <w:basedOn w:val="Normal"/>
    <w:link w:val="TextedebullesCar"/>
    <w:uiPriority w:val="99"/>
    <w:semiHidden/>
    <w:unhideWhenUsed/>
    <w:rPr>
      <w:rFonts w:ascii="Segoe UI" w:hAnsi="Segoe UI" w:cs="Segoe UI"/>
      <w:sz w:val="18"/>
      <w:szCs w:val="18"/>
    </w:rPr>
  </w:style>
  <w:style w:type="character" w:customStyle="1" w:styleId="TextedebullesCar">
    <w:name w:val="Texte de bulles Car"/>
    <w:basedOn w:val="Policepardfaut"/>
    <w:link w:val="Textedebulles"/>
    <w:uiPriority w:val="99"/>
    <w:semiHidden/>
    <w:rPr>
      <w:rFonts w:ascii="Segoe UI" w:hAnsi="Segoe UI" w:cs="Segoe UI"/>
      <w:sz w:val="18"/>
      <w:szCs w:val="18"/>
    </w:rPr>
  </w:style>
  <w:style w:type="paragraph" w:styleId="Rvision">
    <w:name w:val="Revision"/>
    <w:hidden/>
    <w:uiPriority w:val="99"/>
    <w:semiHidden/>
  </w:style>
  <w:style w:type="paragraph" w:customStyle="1" w:styleId="sc-comment-renderer">
    <w:name w:val="sc-comment-renderer"/>
    <w:basedOn w:val="Normal"/>
    <w:pPr>
      <w:spacing w:before="100" w:beforeAutospacing="1" w:after="100" w:afterAutospacing="1"/>
    </w:pPr>
    <w:rPr>
      <w:rFonts w:ascii="Times New Roman" w:eastAsia="Times New Roman" w:hAnsi="Times New Roman" w:cs="Times New Roman"/>
      <w:lang w:eastAsia="fr-FR"/>
    </w:rPr>
  </w:style>
  <w:style w:type="character" w:customStyle="1" w:styleId="dig-text">
    <w:name w:val="dig-text"/>
    <w:basedOn w:val="Policepardfaut"/>
  </w:style>
  <w:style w:type="character" w:customStyle="1" w:styleId="Mentionnonrsolue1">
    <w:name w:val="Mention non résolue1"/>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extebrut">
    <w:name w:val="Plain Text"/>
    <w:basedOn w:val="Normal"/>
    <w:link w:val="TextebrutCar"/>
    <w:uiPriority w:val="99"/>
    <w:semiHidden/>
    <w:unhideWhenUsed/>
    <w:rPr>
      <w:rFonts w:ascii="Calibri" w:hAnsi="Calibri" w:cs="Calibri"/>
      <w:sz w:val="22"/>
      <w:szCs w:val="22"/>
    </w:rPr>
  </w:style>
  <w:style w:type="character" w:customStyle="1" w:styleId="TextebrutCar">
    <w:name w:val="Texte brut Car"/>
    <w:basedOn w:val="Policepardfaut"/>
    <w:link w:val="Textebrut"/>
    <w:uiPriority w:val="99"/>
    <w:semiHidden/>
    <w:rPr>
      <w:rFonts w:ascii="Calibri" w:hAnsi="Calibri" w:cs="Calibri"/>
      <w:sz w:val="22"/>
      <w:szCs w:val="22"/>
    </w:rPr>
  </w:style>
  <w:style w:type="character" w:styleId="Mentionnonrsolue">
    <w:name w:val="Unresolved Mention"/>
    <w:basedOn w:val="Policepardfaut"/>
    <w:uiPriority w:val="99"/>
    <w:semiHidden/>
    <w:unhideWhenUsed/>
    <w:rsid w:val="00AB6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yperlink" Target="https://www.youtube.com/watch?v=P7GbGdMvopU&amp;feature=youtu.be&amp;t=30s" TargetMode="Externa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package" Target="embeddings/Feuille_de_calcul_Microsoft_Excel.xlsx"/><Relationship Id="rId14" Type="http://schemas.openxmlformats.org/officeDocument/2006/relationships/hyperlink" Target="https://automeris.io/WebPlotDigitiz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5181</Words>
  <Characters>28501</Characters>
  <Application>Microsoft Office Word</Application>
  <DocSecurity>0</DocSecurity>
  <Lines>237</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Valade</dc:creator>
  <cp:keywords/>
  <dc:description/>
  <cp:lastModifiedBy>Aude Valade</cp:lastModifiedBy>
  <cp:revision>2</cp:revision>
  <dcterms:created xsi:type="dcterms:W3CDTF">2025-07-01T12:04:00Z</dcterms:created>
  <dcterms:modified xsi:type="dcterms:W3CDTF">2025-07-01T12:04:00Z</dcterms:modified>
</cp:coreProperties>
</file>